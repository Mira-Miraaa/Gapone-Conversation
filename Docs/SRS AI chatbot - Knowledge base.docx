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46"/>
          <w:szCs w:val="46"/>
        </w:rPr>
      </w:pPr>
      <w:r w:rsidDel="00000000" w:rsidR="00000000" w:rsidRPr="00000000">
        <w:rPr>
          <w:b w:val="1"/>
          <w:bCs w:val="1"/>
          <w:sz w:val="46"/>
          <w:szCs w:val="46"/>
          <w:rtl w:val="0"/>
        </w:rPr>
        <w:t xml:space="preserve">SRS KHO KIẾN THỨC</w:t>
      </w:r>
    </w:p>
    <w:p w:rsidR="00000000" w:rsidDel="00000000" w:rsidP="00000000" w:rsidRDefault="00000000" w:rsidRPr="00000000" w14:paraId="00000002">
      <w:pPr>
        <w:spacing w:after="240" w:before="240" w:line="276" w:lineRule="auto"/>
        <w:ind w:left="-141.73228346456688" w:firstLine="0"/>
        <w:jc w:val="center"/>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003">
      <w:pPr>
        <w:pStyle w:val="Heading1"/>
        <w:spacing w:after="240" w:before="240" w:line="276" w:lineRule="auto"/>
        <w:jc w:val="center"/>
        <w:rPr/>
      </w:pPr>
      <w:bookmarkStart w:colFirst="0" w:colLast="0" w:name="_9revesiz8g7" w:id="0"/>
      <w:bookmarkEnd w:id="0"/>
      <w:r w:rsidDel="00000000" w:rsidR="00000000" w:rsidRPr="00000000">
        <w:rPr>
          <w:rtl w:val="0"/>
        </w:rPr>
        <w:t xml:space="preserve">BẢNG GHI NHẬN THAY ĐỔI TÀI LIỆU</w:t>
      </w:r>
    </w:p>
    <w:tbl>
      <w:tblPr>
        <w:tblStyle w:val="Table1"/>
        <w:tblW w:w="10245.0" w:type="dxa"/>
        <w:jc w:val="left"/>
        <w:tblInd w:w="-37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455"/>
        <w:gridCol w:w="1770"/>
        <w:gridCol w:w="3045"/>
        <w:gridCol w:w="1395"/>
        <w:gridCol w:w="1260"/>
        <w:tblGridChange w:id="0">
          <w:tblGrid>
            <w:gridCol w:w="1320"/>
            <w:gridCol w:w="1455"/>
            <w:gridCol w:w="1770"/>
            <w:gridCol w:w="3045"/>
            <w:gridCol w:w="1395"/>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Phiên bản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Phiên bản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30/09/2025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Tạo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V1</w:t>
            </w:r>
          </w:p>
        </w:tc>
      </w:tr>
    </w:tbl>
    <w:p w:rsidR="00000000" w:rsidDel="00000000" w:rsidP="00000000" w:rsidRDefault="00000000" w:rsidRPr="00000000" w14:paraId="00000010">
      <w:pPr>
        <w:spacing w:after="240" w:before="240" w:line="276" w:lineRule="auto"/>
        <w:ind w:left="-141.73228346456688" w:firstLine="0"/>
        <w:jc w:val="center"/>
        <w:rPr>
          <w:sz w:val="38"/>
          <w:szCs w:val="38"/>
        </w:rPr>
      </w:pPr>
      <w:r w:rsidDel="00000000" w:rsidR="00000000" w:rsidRPr="00000000">
        <w:rPr>
          <w:sz w:val="38"/>
          <w:szCs w:val="38"/>
          <w:rtl w:val="0"/>
        </w:rPr>
        <w:t xml:space="preserve">--------------------------------------------------------</w:t>
      </w:r>
    </w:p>
    <w:p w:rsidR="00000000" w:rsidDel="00000000" w:rsidP="00000000" w:rsidRDefault="00000000" w:rsidRPr="00000000" w14:paraId="00000011">
      <w:pPr>
        <w:pStyle w:val="Heading1"/>
        <w:spacing w:after="240" w:before="240" w:line="276" w:lineRule="auto"/>
        <w:jc w:val="center"/>
        <w:rPr/>
      </w:pPr>
      <w:bookmarkStart w:colFirst="0" w:colLast="0" w:name="_7kbsb0oysldz" w:id="1"/>
      <w:bookmarkEnd w:id="1"/>
      <w:r w:rsidDel="00000000" w:rsidR="00000000" w:rsidRPr="00000000">
        <w:rPr>
          <w:rtl w:val="0"/>
        </w:rPr>
        <w:t xml:space="preserve">BẢNG QUẢN LÝ TIẾN ĐỘ THỰC THI</w:t>
      </w:r>
    </w:p>
    <w:tbl>
      <w:tblPr>
        <w:tblStyle w:val="Table2"/>
        <w:tblW w:w="10275.0" w:type="dxa"/>
        <w:jc w:val="left"/>
        <w:tblInd w:w="-37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40"/>
        <w:gridCol w:w="3525"/>
        <w:gridCol w:w="2670"/>
        <w:gridCol w:w="1305"/>
        <w:tblGridChange w:id="0">
          <w:tblGrid>
            <w:gridCol w:w="1335"/>
            <w:gridCol w:w="1440"/>
            <w:gridCol w:w="3525"/>
            <w:gridCol w:w="2670"/>
            <w:gridCol w:w="13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Ngày bắt đầu</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Phần mục</w:t>
            </w:r>
          </w:p>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Phiên bản áp dụng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bl>
            <w:tblPr>
              <w:tblStyle w:val="Table3"/>
              <w:tblW w:w="5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0000000000005"/>
              <w:gridCol w:w="2859.9999999999995"/>
              <w:gridCol w:w="1980"/>
              <w:tblGridChange w:id="0">
                <w:tblGrid>
                  <w:gridCol w:w="1100.0000000000005"/>
                  <w:gridCol w:w="2859.99999999999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Vị trí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Quản lý các tài liệu trong kho kiến thức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hyperlink w:anchor="_p3n6cco18cwm">
                    <w:r w:rsidDel="00000000" w:rsidR="00000000" w:rsidRPr="00000000">
                      <w:rPr>
                        <w:color w:val="1155cc"/>
                        <w:u w:val="single"/>
                        <w:rtl w:val="0"/>
                      </w:rPr>
                      <w:t xml:space="preserve">1. Xem danh sách kho kiến thức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Tạo (thêm mới) tài liệu vào kho kiến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hyperlink w:anchor="_skcoi0kylj7r">
                    <w:r w:rsidDel="00000000" w:rsidR="00000000" w:rsidRPr="00000000">
                      <w:rPr>
                        <w:color w:val="1155cc"/>
                        <w:u w:val="single"/>
                        <w:rtl w:val="0"/>
                      </w:rPr>
                      <w:t xml:space="preserve">2. Tạo mới tài liệu kiến thức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Xóa tài liệu trong kho kiến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hyperlink w:anchor="_cj2p0emwsjip">
                    <w:r w:rsidDel="00000000" w:rsidR="00000000" w:rsidRPr="00000000">
                      <w:rPr>
                        <w:color w:val="1155cc"/>
                        <w:u w:val="single"/>
                        <w:rtl w:val="0"/>
                      </w:rPr>
                      <w:t xml:space="preserve">3. Xóa tài liệu kiến thức</w:t>
                    </w:r>
                  </w:hyperlink>
                  <w:r w:rsidDel="00000000" w:rsidR="00000000" w:rsidRPr="00000000">
                    <w:rPr>
                      <w:rtl w:val="0"/>
                    </w:rPr>
                  </w:r>
                </w:p>
              </w:tc>
            </w:tr>
          </w:tbl>
          <w:p w:rsidR="00000000" w:rsidDel="00000000" w:rsidP="00000000" w:rsidRDefault="00000000" w:rsidRPr="00000000" w14:paraId="000000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V0.1</w:t>
            </w:r>
          </w:p>
        </w:tc>
      </w:tr>
    </w:tbl>
    <w:p w:rsidR="00000000" w:rsidDel="00000000" w:rsidP="00000000" w:rsidRDefault="00000000" w:rsidRPr="00000000" w14:paraId="0000002A">
      <w:pPr>
        <w:spacing w:after="240" w:before="240" w:line="276" w:lineRule="auto"/>
        <w:ind w:left="-141.73228346456688" w:firstLine="0"/>
        <w:jc w:val="center"/>
        <w:rPr>
          <w:b w:val="1"/>
          <w:bCs w:val="1"/>
          <w:sz w:val="32"/>
          <w:szCs w:val="32"/>
        </w:rPr>
      </w:pPr>
      <w:r w:rsidDel="00000000" w:rsidR="00000000" w:rsidRPr="00000000">
        <w:rPr>
          <w:sz w:val="38"/>
          <w:szCs w:val="38"/>
          <w:rtl w:val="0"/>
        </w:rPr>
        <w:t xml:space="preserve">--------------------------------------------------------</w:t>
      </w:r>
      <w:r w:rsidDel="00000000" w:rsidR="00000000" w:rsidRPr="00000000">
        <w:rPr>
          <w:rtl w:val="0"/>
        </w:rPr>
      </w:r>
    </w:p>
    <w:p w:rsidR="00000000" w:rsidDel="00000000" w:rsidP="00000000" w:rsidRDefault="00000000" w:rsidRPr="00000000" w14:paraId="0000002B">
      <w:pPr>
        <w:pStyle w:val="Heading1"/>
        <w:spacing w:after="240" w:before="240" w:line="276" w:lineRule="auto"/>
        <w:jc w:val="center"/>
        <w:rPr/>
      </w:pPr>
      <w:bookmarkStart w:colFirst="0" w:colLast="0" w:name="_svgyh521n0z0" w:id="2"/>
      <w:bookmarkEnd w:id="2"/>
      <w:r w:rsidDel="00000000" w:rsidR="00000000" w:rsidRPr="00000000">
        <w:rPr>
          <w:rtl w:val="0"/>
        </w:rPr>
        <w:t xml:space="preserve">MỤC LỤC</w:t>
      </w:r>
    </w:p>
    <w:sdt>
      <w:sdtPr>
        <w:id w:val="848423237"/>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3n6cco18c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Xem danh sách kho kiến thức</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s5w9pvu2n0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Mô tả chức năng</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rsh09sjamt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Flow</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zfhww7leag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Wireframe</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skcoi0kylj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Tạo mới tài liệu kiến thức</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7jgkd224dt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Mô tả chức năng</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lauzfev1oq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Flow</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ufnx7rsuvl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Wireframe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3ytfu5wye0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Mô tả trường dữ liệu</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y41toebtq5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Ràng buộc hệ thống</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d3gcdjs036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Use case</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cj2p0emwsj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Xóa tài liệu kiến thức</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cb8s7x3vcn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Mô tả chức năng</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15vjtzjr3q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Wireframe</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yma32dfu85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Mô tả trường dữ liệu</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kilr3jeyzc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Ràng buộc hệ thống</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e25r1pcmhxp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PENDING</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5th7v9oemj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Xem nhóm kiến thức</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iqychve1rs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Mô tả chức năng</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sv6nsd4gcr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Wireframe</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y9t01pvhgm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Mô tả trường dữ liệu</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ysnpudpr9z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Ràng buộc hệ thống</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5r172oxbc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Use case</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hyperlink w:anchor="_bze9mtfyzq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Tạo mới nhóm kiến thức</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bhbvgf3jm0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Mô tả chức năng</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41aff7lqx7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Wireframe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z7aoli2z6u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Mô tả trường dữ liệu</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2ejvk3budo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Ràng buộc hệ thống</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teiz1p6slv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Use case</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fxjelypsix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Cập nhật / chỉnh sửa nhóm kiến thức</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txlqhg841kl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Mô tả chức năng</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ly4t1lnhvl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Flow</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co6zvay67m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Wireframe</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o23jp6irih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Mô tả trường dữ liệu</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r0mdg2d3a2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Ràng buộc hệ thống</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w1iio0wwg6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Use case</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reroz9i99z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Xóa nhóm kiến thức</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4jtixouysq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Mô tả chức năng</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a11p71f43j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Flow</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6om5imr4vp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Wireframe</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9gnt45x26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Mô tả trường dữ liệu</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5t3trsy7qz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Ràng buộc hệ thống</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vruhq86xcb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Use case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2"/>
        <w:rPr/>
      </w:pPr>
      <w:bookmarkStart w:colFirst="0" w:colLast="0" w:name="_p3n6cco18cwm" w:id="3"/>
      <w:bookmarkEnd w:id="3"/>
      <w:r w:rsidDel="00000000" w:rsidR="00000000" w:rsidRPr="00000000">
        <w:rPr>
          <w:rtl w:val="0"/>
        </w:rPr>
        <w:t xml:space="preserve">1. Xem danh sách kho kiến thức</w:t>
      </w:r>
    </w:p>
    <w:p w:rsidR="00000000" w:rsidDel="00000000" w:rsidP="00000000" w:rsidRDefault="00000000" w:rsidRPr="00000000" w14:paraId="00000058">
      <w:pPr>
        <w:pStyle w:val="Heading3"/>
        <w:spacing w:after="0" w:before="0" w:lineRule="auto"/>
        <w:rPr>
          <w:color w:val="000000"/>
          <w:sz w:val="22"/>
          <w:szCs w:val="22"/>
        </w:rPr>
      </w:pPr>
      <w:bookmarkStart w:colFirst="0" w:colLast="0" w:name="_s5w9pvu2n0cy" w:id="4"/>
      <w:bookmarkEnd w:id="4"/>
      <w:r w:rsidDel="00000000" w:rsidR="00000000" w:rsidRPr="00000000">
        <w:rPr>
          <w:color w:val="000000"/>
          <w:sz w:val="22"/>
          <w:szCs w:val="22"/>
          <w:rtl w:val="0"/>
        </w:rPr>
        <w:t xml:space="preserve">1.1 Mô tả chức năng</w:t>
      </w:r>
    </w:p>
    <w:p w:rsidR="00000000" w:rsidDel="00000000" w:rsidP="00000000" w:rsidRDefault="00000000" w:rsidRPr="00000000" w14:paraId="00000059">
      <w:pPr>
        <w:rPr/>
      </w:pP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5A">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5B">
            <w:pPr>
              <w:spacing w:before="80" w:lineRule="auto"/>
              <w:ind w:left="40" w:firstLine="0"/>
              <w:rPr/>
            </w:pPr>
            <w:r w:rsidDel="00000000" w:rsidR="00000000" w:rsidRPr="00000000">
              <w:rPr>
                <w:rtl w:val="0"/>
              </w:rPr>
              <w:t xml:space="preserve">Xem danh sách các tài liệu kiến thức được thêm vào </w:t>
            </w:r>
            <w:r w:rsidDel="00000000" w:rsidR="00000000" w:rsidRPr="00000000">
              <w:rPr>
                <w:b w:val="1"/>
                <w:bCs w:val="1"/>
                <w:rtl w:val="0"/>
              </w:rPr>
              <w:t xml:space="preserve">Kho kiến thức</w:t>
            </w:r>
            <w:r w:rsidDel="00000000" w:rsidR="00000000" w:rsidRPr="00000000">
              <w:rPr>
                <w:rtl w:val="0"/>
              </w:rPr>
              <w:t xml:space="preserve"> trong hệ thống</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5C">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5D">
            <w:pPr>
              <w:spacing w:before="80" w:lineRule="auto"/>
              <w:ind w:left="40" w:firstLine="0"/>
              <w:rPr>
                <w:b w:val="1"/>
                <w:bCs w:val="1"/>
              </w:rPr>
            </w:pPr>
            <w:r w:rsidDel="00000000" w:rsidR="00000000" w:rsidRPr="00000000">
              <w:rPr>
                <w:rtl w:val="0"/>
              </w:rPr>
              <w:t xml:space="preserve">Menu &gt; Cài đặt &gt; </w:t>
            </w:r>
            <w:r w:rsidDel="00000000" w:rsidR="00000000" w:rsidRPr="00000000">
              <w:rPr>
                <w:b w:val="1"/>
                <w:bCs w:val="1"/>
                <w:rtl w:val="0"/>
              </w:rPr>
              <w:t xml:space="preserve">Kho kiến thức</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5E">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5F">
            <w:pPr>
              <w:spacing w:before="80" w:lineRule="auto"/>
              <w:ind w:left="40" w:firstLine="0"/>
              <w:rPr/>
            </w:pPr>
            <w:r w:rsidDel="00000000" w:rsidR="00000000" w:rsidRPr="00000000">
              <w:rPr>
                <w:rtl w:val="0"/>
              </w:rPr>
              <w:t xml:space="preserve">Tính năng cho phép xem danh sách những tài liệu được tích hợp vào hệ thống. Có thể xem danh sách chi tiết các tài liệu hoặc xem theo nhóm.</w:t>
            </w:r>
          </w:p>
          <w:p w:rsidR="00000000" w:rsidDel="00000000" w:rsidP="00000000" w:rsidRDefault="00000000" w:rsidRPr="00000000" w14:paraId="00000060">
            <w:pPr>
              <w:spacing w:before="80" w:lineRule="auto"/>
              <w:ind w:left="40" w:firstLine="0"/>
              <w:rPr/>
            </w:pPr>
            <w:r w:rsidDel="00000000" w:rsidR="00000000" w:rsidRPr="00000000">
              <w:rPr>
                <w:rtl w:val="0"/>
              </w:rPr>
            </w:r>
          </w:p>
          <w:p w:rsidR="00000000" w:rsidDel="00000000" w:rsidP="00000000" w:rsidRDefault="00000000" w:rsidRPr="00000000" w14:paraId="00000061">
            <w:pPr>
              <w:spacing w:before="80" w:lineRule="auto"/>
              <w:ind w:left="40" w:firstLine="0"/>
              <w:rPr/>
            </w:pPr>
            <w:r w:rsidDel="00000000" w:rsidR="00000000" w:rsidRPr="00000000">
              <w:rPr>
                <w:rtl w:val="0"/>
              </w:rPr>
              <w:t xml:space="preserve">Danh sách tài liệu được tích hợp vào hệ thống, tên chính thức: “</w:t>
            </w:r>
            <w:r w:rsidDel="00000000" w:rsidR="00000000" w:rsidRPr="00000000">
              <w:rPr>
                <w:b w:val="1"/>
                <w:bCs w:val="1"/>
                <w:rtl w:val="0"/>
              </w:rPr>
              <w:t xml:space="preserve">Kiến thức</w:t>
            </w:r>
            <w:r w:rsidDel="00000000" w:rsidR="00000000" w:rsidRPr="00000000">
              <w:rPr>
                <w:rtl w:val="0"/>
              </w:rPr>
              <w:t xml:space="preserve">”, dựa theo thông tin cột bao gồm:</w:t>
            </w:r>
          </w:p>
          <w:p w:rsidR="00000000" w:rsidDel="00000000" w:rsidP="00000000" w:rsidRDefault="00000000" w:rsidRPr="00000000" w14:paraId="00000062">
            <w:pPr>
              <w:spacing w:before="80" w:lineRule="auto"/>
              <w:ind w:left="40" w:firstLine="0"/>
              <w:rPr/>
            </w:pPr>
            <w:r w:rsidDel="00000000" w:rsidR="00000000" w:rsidRPr="00000000">
              <w:rPr>
                <w:rtl w:val="0"/>
              </w:rPr>
              <w:t xml:space="preserve">+ Tên tài liệu: Thể hiện tên tài liệu được tích hợp vào hệ thống</w:t>
            </w:r>
          </w:p>
          <w:p w:rsidR="00000000" w:rsidDel="00000000" w:rsidP="00000000" w:rsidRDefault="00000000" w:rsidRPr="00000000" w14:paraId="00000063">
            <w:pPr>
              <w:spacing w:before="80" w:lineRule="auto"/>
              <w:ind w:left="40" w:firstLine="0"/>
              <w:rPr/>
            </w:pPr>
            <w:del w:author="Mai Nguyen" w:id="0" w:date="2025-10-15T04:30:47Z">
              <w:r w:rsidDel="00000000" w:rsidR="00000000" w:rsidRPr="00000000">
                <w:rPr>
                  <w:rtl w:val="0"/>
                </w:rPr>
                <w:delText xml:space="preserve">+ Nhóm: Thể hiện nhóm tài liệu chứa tài liệu </w:delText>
              </w:r>
              <w:commentRangeStart w:id="0"/>
              <w:r w:rsidDel="00000000" w:rsidR="00000000" w:rsidRPr="00000000">
                <w:rPr>
                  <w:rtl w:val="0"/>
                </w:rPr>
                <w:delText xml:space="preserve">này</w:delText>
              </w:r>
            </w:del>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4">
            <w:pPr>
              <w:spacing w:before="80" w:lineRule="auto"/>
              <w:ind w:left="40" w:firstLine="0"/>
              <w:rPr/>
            </w:pPr>
            <w:r w:rsidDel="00000000" w:rsidR="00000000" w:rsidRPr="00000000">
              <w:rPr>
                <w:rtl w:val="0"/>
              </w:rPr>
              <w:t xml:space="preserve">+ Định dạng: Thể hiện phân loại định dạng của tài liệu</w:t>
            </w:r>
          </w:p>
          <w:p w:rsidR="00000000" w:rsidDel="00000000" w:rsidP="00000000" w:rsidRDefault="00000000" w:rsidRPr="00000000" w14:paraId="00000065">
            <w:pPr>
              <w:spacing w:before="80" w:lineRule="auto"/>
              <w:ind w:left="40" w:firstLine="0"/>
              <w:rPr/>
            </w:pPr>
            <w:r w:rsidDel="00000000" w:rsidR="00000000" w:rsidRPr="00000000">
              <w:rPr>
                <w:rtl w:val="0"/>
              </w:rPr>
              <w:t xml:space="preserve">+ Ngày tạo: thể hiện </w:t>
            </w:r>
            <w:r w:rsidDel="00000000" w:rsidR="00000000" w:rsidRPr="00000000">
              <w:rPr>
                <w:rtl w:val="0"/>
              </w:rPr>
              <w:t xml:space="preserve">ngày tích hợp tài liệu này vào hệ thống</w:t>
            </w:r>
            <w:r w:rsidDel="00000000" w:rsidR="00000000" w:rsidRPr="00000000">
              <w:rPr>
                <w:rtl w:val="0"/>
              </w:rPr>
            </w:r>
          </w:p>
          <w:p w:rsidR="00000000" w:rsidDel="00000000" w:rsidP="00000000" w:rsidRDefault="00000000" w:rsidRPr="00000000" w14:paraId="00000066">
            <w:pPr>
              <w:spacing w:before="80" w:lineRule="auto"/>
              <w:ind w:left="0" w:firstLine="0"/>
              <w:rPr/>
            </w:pPr>
            <w:r w:rsidDel="00000000" w:rsidR="00000000" w:rsidRPr="00000000">
              <w:rPr>
                <w:rtl w:val="0"/>
              </w:rPr>
              <w:t xml:space="preserve"> + Người tạo: Thể hiện người dùng tích hợp tài liệu này vào hệ thống</w:t>
            </w:r>
          </w:p>
          <w:p w:rsidR="00000000" w:rsidDel="00000000" w:rsidP="00000000" w:rsidRDefault="00000000" w:rsidRPr="00000000" w14:paraId="00000067">
            <w:pPr>
              <w:spacing w:before="80" w:lineRule="auto"/>
              <w:ind w:left="40" w:firstLine="0"/>
              <w:rPr>
                <w:color w:val="172b4d"/>
              </w:rPr>
            </w:pPr>
            <w:r w:rsidDel="00000000" w:rsidR="00000000" w:rsidRPr="00000000">
              <w:rPr>
                <w:rtl w:val="0"/>
              </w:rPr>
              <w:t xml:space="preserve">+ Cột thao tác hiển thị icon thể hiện thao tác chọn hành động xoá</w:t>
            </w:r>
            <w:r w:rsidDel="00000000" w:rsidR="00000000" w:rsidRPr="00000000">
              <w:rPr>
                <w:rtl w:val="0"/>
              </w:rPr>
            </w:r>
          </w:p>
        </w:tc>
      </w:tr>
      <w:tr>
        <w:trPr>
          <w:cantSplit w:val="0"/>
          <w:trHeight w:val="312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68">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69">
            <w:pPr>
              <w:spacing w:before="80" w:lineRule="auto"/>
              <w:ind w:left="40" w:firstLine="0"/>
              <w:rPr/>
            </w:pPr>
            <w:r w:rsidDel="00000000" w:rsidR="00000000" w:rsidRPr="00000000">
              <w:rPr>
                <w:rtl w:val="0"/>
              </w:rPr>
              <w:t xml:space="preserve">Người dùng được phân quyền Xem của chức năng "Kho kiến thức". Truy cập phân quyền người dùng tại mục Cài đặt &gt; Thiết lập người dùng &gt; Phân quyền. Truy cập </w:t>
            </w:r>
            <w:r w:rsidDel="00000000" w:rsidR="00000000" w:rsidRPr="00000000">
              <w:rPr>
                <w:b w:val="1"/>
                <w:bCs w:val="1"/>
                <w:rtl w:val="0"/>
              </w:rPr>
              <w:t xml:space="preserve">Kho kiến thức</w:t>
            </w:r>
            <w:r w:rsidDel="00000000" w:rsidR="00000000" w:rsidRPr="00000000">
              <w:rPr>
                <w:rtl w:val="0"/>
              </w:rPr>
              <w:t xml:space="preserve"> tại Cài đặt &gt; Kho kiến thức</w:t>
            </w:r>
          </w:p>
          <w:p w:rsidR="00000000" w:rsidDel="00000000" w:rsidP="00000000" w:rsidRDefault="00000000" w:rsidRPr="00000000" w14:paraId="0000006A">
            <w:pPr>
              <w:spacing w:before="80" w:lineRule="auto"/>
              <w:ind w:left="40" w:firstLine="0"/>
              <w:rPr/>
            </w:pPr>
            <w:r w:rsidDel="00000000" w:rsidR="00000000" w:rsidRPr="00000000">
              <w:rPr>
                <w:rtl w:val="0"/>
              </w:rPr>
              <w:t xml:space="preserve"> </w:t>
            </w:r>
          </w:p>
          <w:p w:rsidR="00000000" w:rsidDel="00000000" w:rsidP="00000000" w:rsidRDefault="00000000" w:rsidRPr="00000000" w14:paraId="0000006B">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06C">
            <w:pPr>
              <w:numPr>
                <w:ilvl w:val="0"/>
                <w:numId w:val="1"/>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xem: thể hiện người dùng được phép xem toàn bộ danh sách tài liệu kết nối.</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6D">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6E">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06F">
            <w:pPr>
              <w:spacing w:before="80" w:lineRule="auto"/>
              <w:ind w:left="40" w:firstLine="0"/>
              <w:rPr/>
            </w:pPr>
            <w:r w:rsidDel="00000000" w:rsidR="00000000" w:rsidRPr="00000000">
              <w:rPr>
                <w:b w:val="1"/>
                <w:bCs w:val="1"/>
                <w:rtl w:val="0"/>
              </w:rPr>
              <w:t xml:space="preserve">Bước 1:</w:t>
            </w:r>
            <w:r w:rsidDel="00000000" w:rsidR="00000000" w:rsidRPr="00000000">
              <w:rPr>
                <w:rtl w:val="0"/>
              </w:rPr>
              <w:t xml:space="preserve"> Truy cập màn danh sách quản lý </w:t>
            </w:r>
            <w:r w:rsidDel="00000000" w:rsidR="00000000" w:rsidRPr="00000000">
              <w:rPr>
                <w:b w:val="1"/>
                <w:bCs w:val="1"/>
                <w:rtl w:val="0"/>
              </w:rPr>
              <w:t xml:space="preserve">Kho kiến thức</w:t>
            </w:r>
            <w:r w:rsidDel="00000000" w:rsidR="00000000" w:rsidRPr="00000000">
              <w:rPr>
                <w:rtl w:val="0"/>
              </w:rPr>
              <w:t xml:space="preserve"> tại mục Cài đặt &gt; Kho kiến thức</w:t>
            </w:r>
          </w:p>
          <w:p w:rsidR="00000000" w:rsidDel="00000000" w:rsidP="00000000" w:rsidRDefault="00000000" w:rsidRPr="00000000" w14:paraId="00000070">
            <w:pPr>
              <w:spacing w:before="80" w:lineRule="auto"/>
              <w:ind w:left="40" w:firstLine="0"/>
              <w:rPr/>
            </w:pPr>
            <w:r w:rsidDel="00000000" w:rsidR="00000000" w:rsidRPr="00000000">
              <w:rPr>
                <w:rtl w:val="0"/>
              </w:rPr>
              <w:t xml:space="preserve">Giao diện </w:t>
            </w:r>
            <w:r w:rsidDel="00000000" w:rsidR="00000000" w:rsidRPr="00000000">
              <w:rPr>
                <w:b w:val="1"/>
                <w:bCs w:val="1"/>
                <w:rtl w:val="0"/>
              </w:rPr>
              <w:t xml:space="preserve">Kho kiến thức</w:t>
            </w:r>
            <w:r w:rsidDel="00000000" w:rsidR="00000000" w:rsidRPr="00000000">
              <w:rPr>
                <w:rtl w:val="0"/>
              </w:rPr>
              <w:t xml:space="preserve"> sẽ hiển thị. Giao diện sẽ bao gồm 2 tab là </w:t>
            </w:r>
            <w:r w:rsidDel="00000000" w:rsidR="00000000" w:rsidRPr="00000000">
              <w:rPr>
                <w:b w:val="1"/>
                <w:bCs w:val="1"/>
                <w:rtl w:val="0"/>
              </w:rPr>
              <w:t xml:space="preserve">Kiến thức</w:t>
            </w:r>
            <w:r w:rsidDel="00000000" w:rsidR="00000000" w:rsidRPr="00000000">
              <w:rPr>
                <w:rtl w:val="0"/>
              </w:rPr>
              <w:t xml:space="preserve"> và </w:t>
            </w:r>
            <w:r w:rsidDel="00000000" w:rsidR="00000000" w:rsidRPr="00000000">
              <w:rPr>
                <w:b w:val="1"/>
                <w:bCs w:val="1"/>
                <w:rtl w:val="0"/>
              </w:rPr>
              <w:t xml:space="preserve">Nhóm kiến thức</w:t>
            </w:r>
            <w:r w:rsidDel="00000000" w:rsidR="00000000" w:rsidRPr="00000000">
              <w:rPr>
                <w:rtl w:val="0"/>
              </w:rPr>
              <w:t xml:space="preserve">. </w:t>
            </w:r>
          </w:p>
          <w:p w:rsidR="00000000" w:rsidDel="00000000" w:rsidP="00000000" w:rsidRDefault="00000000" w:rsidRPr="00000000" w14:paraId="00000071">
            <w:pPr>
              <w:spacing w:before="80" w:lineRule="auto"/>
              <w:ind w:left="40" w:firstLine="0"/>
              <w:rPr/>
            </w:pPr>
            <w:r w:rsidDel="00000000" w:rsidR="00000000" w:rsidRPr="00000000">
              <w:rPr>
                <w:rtl w:val="0"/>
              </w:rPr>
              <w:t xml:space="preserve">Mặc định hiển thị tab </w:t>
            </w:r>
            <w:r w:rsidDel="00000000" w:rsidR="00000000" w:rsidRPr="00000000">
              <w:rPr>
                <w:b w:val="1"/>
                <w:bCs w:val="1"/>
                <w:rtl w:val="0"/>
              </w:rPr>
              <w:t xml:space="preserve">Kiến thức</w:t>
            </w:r>
            <w:r w:rsidDel="00000000" w:rsidR="00000000" w:rsidRPr="00000000">
              <w:rPr>
                <w:rtl w:val="0"/>
              </w:rPr>
              <w:t xml:space="preserve"> trước tiên.</w:t>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72">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73">
            <w:pPr>
              <w:spacing w:before="80" w:lineRule="auto"/>
              <w:ind w:left="40" w:firstLine="0"/>
              <w:rPr/>
            </w:pPr>
            <w:r w:rsidDel="00000000" w:rsidR="00000000" w:rsidRPr="00000000">
              <w:rPr>
                <w:rtl w:val="0"/>
              </w:rPr>
              <w:t xml:space="preserve">Người dùng truy cập Xem được danh sách tài liệu có trong </w:t>
            </w:r>
            <w:r w:rsidDel="00000000" w:rsidR="00000000" w:rsidRPr="00000000">
              <w:rPr>
                <w:b w:val="1"/>
                <w:bCs w:val="1"/>
                <w:rtl w:val="0"/>
              </w:rPr>
              <w:t xml:space="preserve">Kho kiến thức </w:t>
            </w:r>
            <w:r w:rsidDel="00000000" w:rsidR="00000000" w:rsidRPr="00000000">
              <w:rPr>
                <w:rtl w:val="0"/>
              </w:rPr>
              <w:t xml:space="preserve">tạo tiền đề cho việc thực hiện thao tác Tạo mới, Xoá tài liệu theo đúng với quyền người dùng đã được thiết lập.</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spacing w:after="0" w:before="0" w:lineRule="auto"/>
        <w:rPr>
          <w:color w:val="000000"/>
          <w:sz w:val="22"/>
          <w:szCs w:val="22"/>
        </w:rPr>
      </w:pPr>
      <w:bookmarkStart w:colFirst="0" w:colLast="0" w:name="_rsh09sjamtup" w:id="5"/>
      <w:bookmarkEnd w:id="5"/>
      <w:r w:rsidDel="00000000" w:rsidR="00000000" w:rsidRPr="00000000">
        <w:rPr>
          <w:color w:val="000000"/>
          <w:sz w:val="22"/>
          <w:szCs w:val="22"/>
          <w:rtl w:val="0"/>
        </w:rPr>
        <w:t xml:space="preserve">1.2 Flow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spacing w:after="0" w:before="0" w:lineRule="auto"/>
        <w:rPr>
          <w:color w:val="000000"/>
          <w:sz w:val="22"/>
          <w:szCs w:val="22"/>
        </w:rPr>
      </w:pPr>
      <w:bookmarkStart w:colFirst="0" w:colLast="0" w:name="_zfhww7leagnp" w:id="6"/>
      <w:bookmarkEnd w:id="6"/>
      <w:r w:rsidDel="00000000" w:rsidR="00000000" w:rsidRPr="00000000">
        <w:rPr>
          <w:color w:val="000000"/>
          <w:sz w:val="22"/>
          <w:szCs w:val="22"/>
          <w:rtl w:val="0"/>
        </w:rPr>
        <w:t xml:space="preserve">1.3 Wireframe</w:t>
      </w:r>
    </w:p>
    <w:p w:rsidR="00000000" w:rsidDel="00000000" w:rsidP="00000000" w:rsidRDefault="00000000" w:rsidRPr="00000000" w14:paraId="00000078">
      <w:pPr>
        <w:rPr/>
      </w:pPr>
      <w:r w:rsidDel="00000000" w:rsidR="00000000" w:rsidRPr="00000000">
        <w:rPr>
          <w:rtl w:val="0"/>
        </w:rPr>
        <w:t xml:space="preserve">1.3.1 Kiến thức (Danh sách tài liệu)</w:t>
      </w:r>
    </w:p>
    <w:p w:rsidR="00000000" w:rsidDel="00000000" w:rsidP="00000000" w:rsidRDefault="00000000" w:rsidRPr="00000000" w14:paraId="00000079">
      <w:pPr>
        <w:rPr/>
      </w:pPr>
      <w:r w:rsidDel="00000000" w:rsidR="00000000" w:rsidRPr="00000000">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b w:val="1"/>
          <w:bCs w:val="1"/>
          <w:u w:val="single"/>
          <w:rtl w:val="0"/>
        </w:rPr>
        <w:t xml:space="preserve">Mô tả trường dữ liệu:</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7654708629049"/>
        <w:gridCol w:w="1117.7535182202946"/>
        <w:gridCol w:w="1896.9343939921182"/>
        <w:gridCol w:w="1910.8483382023294"/>
        <w:gridCol w:w="3469.210089745977"/>
        <w:tblGridChange w:id="0">
          <w:tblGrid>
            <w:gridCol w:w="630.7654708629049"/>
            <w:gridCol w:w="1117.7535182202946"/>
            <w:gridCol w:w="1896.9343939921182"/>
            <w:gridCol w:w="1910.8483382023294"/>
            <w:gridCol w:w="3469.210089745977"/>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Tên trường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Ràng buộc / Ghi chú</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Số thứ tự hiển thị của từng tài liệu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 Tự động tăng theo thứ tự sắp xếp - Không cho phép chỉnh sửa thủ công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Tên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String (255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Tên của tài liệu được tải lên 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 Bắt buộc không trống khi tải lên. Tự động điền theo tên tài liệu nếu có và nếu user không đặt tên tài liệu. (Trong trường hợp user nhập link và không hiện tên link, tự động điền link vào phần tên)</w:t>
            </w:r>
          </w:p>
          <w:p w:rsidR="00000000" w:rsidDel="00000000" w:rsidP="00000000" w:rsidRDefault="00000000" w:rsidRPr="00000000" w14:paraId="0000008B">
            <w:pPr>
              <w:rPr/>
            </w:pPr>
            <w:r w:rsidDel="00000000" w:rsidR="00000000" w:rsidRPr="00000000">
              <w:rPr>
                <w:rtl w:val="0"/>
              </w:rPr>
              <w:t xml:space="preserve">- Không trùng lặp trong cùng nhóm kiến thức, nếu trùng, tự sinh số thứ tự tiếp theo (như cách lưu file trùng tên của MCS, GG doc, v..v..)</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String (100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Tên nhóm mà tài liệu thuộc về (ví dụ: GapOne,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 Là trường bắt buộc - Liên kết với danh mục “Nhóm kiến thức” - Chỉ hiển thị các nhóm đang hoạt động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Định dạng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Enum (PDF, PowerPoint, Word, Excel, v.v.)</w:t>
            </w:r>
          </w:p>
          <w:p w:rsidR="00000000" w:rsidDel="00000000" w:rsidP="00000000" w:rsidRDefault="00000000" w:rsidRPr="00000000" w14:paraId="00000094">
            <w:pPr>
              <w:rPr/>
            </w:pPr>
            <w:r w:rsidDel="00000000" w:rsidR="00000000" w:rsidRPr="00000000">
              <w:rPr>
                <w:rtl w:val="0"/>
              </w:rPr>
              <w:t xml:space="preserve">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Loại định dạng file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 Lấy từ phần mở rộng file khi tải lên </w:t>
            </w:r>
          </w:p>
          <w:p w:rsidR="00000000" w:rsidDel="00000000" w:rsidP="00000000" w:rsidRDefault="00000000" w:rsidRPr="00000000" w14:paraId="00000097">
            <w:pPr>
              <w:rPr/>
            </w:pPr>
            <w:r w:rsidDel="00000000" w:rsidR="00000000" w:rsidRPr="00000000">
              <w:rPr>
                <w:rtl w:val="0"/>
              </w:rPr>
              <w:t xml:space="preserve">- Không cho phép chỉnh sửa thủ công</w:t>
            </w:r>
          </w:p>
          <w:p w:rsidR="00000000" w:rsidDel="00000000" w:rsidP="00000000" w:rsidRDefault="00000000" w:rsidRPr="00000000" w14:paraId="00000098">
            <w:pPr>
              <w:rPr/>
            </w:pPr>
            <w:r w:rsidDel="00000000" w:rsidR="00000000" w:rsidRPr="00000000">
              <w:rPr>
                <w:rtl w:val="0"/>
              </w:rPr>
              <w:t xml:space="preserve">- Nếu file tải lên là link url, hiện “Link”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Ngày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Ngày tài liệu được tải lên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 Tự động sinh theo ngày upload - Định dạng: DD/MM/YYYY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Người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String (tên đăng nhập hoặc tên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Tài khoản người dùng đã tải tài liệu lên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 Tự động ghi nhận từ tài khoản đăng nhập hiện tại - Liên kết đến bảng người dùng (User)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Tìm kiếm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String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Ô tìm kiếm tài liệu theo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 Cho phép tìm kiếm gần đúng (LIKE) - Không phân biệt hoa thường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Tải lên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Nút chức năng để tải tài liệu mới lên 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 Khi nhấn → mở popup chọn file tải lên - Chỉ người có quyền “Quản lý kiến thức” được phép sử dụng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1"/>
                <w:bCs w:val="1"/>
                <w:rtl w:val="0"/>
              </w:rPr>
              <w:t xml:space="preserve">Tác vụ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Action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Menu tác vụ cho từng tài liệu (hiện tại gồm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 Khi nhấn → mở danh sách hành động - Chỉ hiển thị “Xóa” cho người có quyền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Xóa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Chức năng xóa tài liệu khỏi 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 Hiển thị popup xác nhận trước khi xóa</w:t>
            </w:r>
          </w:p>
          <w:p w:rsidR="00000000" w:rsidDel="00000000" w:rsidP="00000000" w:rsidRDefault="00000000" w:rsidRPr="00000000" w14:paraId="000000B7">
            <w:pPr>
              <w:rPr/>
            </w:pPr>
            <w:r w:rsidDel="00000000" w:rsidR="00000000" w:rsidRPr="00000000">
              <w:rPr>
                <w:rtl w:val="0"/>
              </w:rPr>
              <w:t xml:space="preserve"> - Chỉ người có quyền “Quản trị viên”, “Người tạo” hoặc người dùng được cấp full quyền mới được phép xóa</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skcoi0kylj7r" w:id="7"/>
      <w:bookmarkEnd w:id="7"/>
      <w:r w:rsidDel="00000000" w:rsidR="00000000" w:rsidRPr="00000000">
        <w:rPr>
          <w:rtl w:val="0"/>
        </w:rPr>
        <w:t xml:space="preserve">2. Tạo mới tài liệu kiến thức</w:t>
      </w:r>
    </w:p>
    <w:p w:rsidR="00000000" w:rsidDel="00000000" w:rsidP="00000000" w:rsidRDefault="00000000" w:rsidRPr="00000000" w14:paraId="000000BA">
      <w:pPr>
        <w:pStyle w:val="Heading3"/>
        <w:spacing w:after="0" w:before="0" w:lineRule="auto"/>
        <w:rPr/>
      </w:pPr>
      <w:bookmarkStart w:colFirst="0" w:colLast="0" w:name="_7jgkd224dtsl" w:id="8"/>
      <w:bookmarkEnd w:id="8"/>
      <w:r w:rsidDel="00000000" w:rsidR="00000000" w:rsidRPr="00000000">
        <w:rPr>
          <w:color w:val="000000"/>
          <w:sz w:val="22"/>
          <w:szCs w:val="22"/>
          <w:rtl w:val="0"/>
        </w:rPr>
        <w:t xml:space="preserve">2.1 Mô tả chức năng</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B">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C">
            <w:pPr>
              <w:spacing w:before="80" w:lineRule="auto"/>
              <w:ind w:left="40" w:firstLine="0"/>
              <w:rPr/>
            </w:pPr>
            <w:r w:rsidDel="00000000" w:rsidR="00000000" w:rsidRPr="00000000">
              <w:rPr>
                <w:rtl w:val="0"/>
              </w:rPr>
              <w:t xml:space="preserve">Tạo mới (thêm mới) tài liệu kiến thức vào </w:t>
            </w:r>
            <w:r w:rsidDel="00000000" w:rsidR="00000000" w:rsidRPr="00000000">
              <w:rPr>
                <w:b w:val="1"/>
                <w:bCs w:val="1"/>
                <w:rtl w:val="0"/>
              </w:rPr>
              <w:t xml:space="preserve">Kho kiến thức</w:t>
            </w:r>
            <w:r w:rsidDel="00000000" w:rsidR="00000000" w:rsidRPr="00000000">
              <w:rPr>
                <w:rtl w:val="0"/>
              </w:rPr>
              <w:t xml:space="preserve"> trong hệ thống</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D">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E">
            <w:pPr>
              <w:spacing w:before="80" w:lineRule="auto"/>
              <w:ind w:left="40" w:firstLine="0"/>
              <w:rPr>
                <w:b w:val="1"/>
                <w:bCs w:val="1"/>
              </w:rPr>
            </w:pPr>
            <w:r w:rsidDel="00000000" w:rsidR="00000000" w:rsidRPr="00000000">
              <w:rPr>
                <w:rtl w:val="0"/>
              </w:rPr>
              <w:t xml:space="preserve">Menu &gt; Cài đặt &gt; </w:t>
            </w:r>
            <w:r w:rsidDel="00000000" w:rsidR="00000000" w:rsidRPr="00000000">
              <w:rPr>
                <w:b w:val="1"/>
                <w:bCs w:val="1"/>
                <w:rtl w:val="0"/>
              </w:rPr>
              <w:t xml:space="preserve">Kho kiến thức</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BF">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0">
            <w:pPr>
              <w:spacing w:before="80" w:lineRule="auto"/>
              <w:ind w:left="40" w:firstLine="0"/>
              <w:rPr/>
            </w:pPr>
            <w:r w:rsidDel="00000000" w:rsidR="00000000" w:rsidRPr="00000000">
              <w:rPr>
                <w:rtl w:val="0"/>
              </w:rPr>
              <w:t xml:space="preserve">Tính năng cho phép tạo mới tài liệu vào </w:t>
            </w:r>
            <w:r w:rsidDel="00000000" w:rsidR="00000000" w:rsidRPr="00000000">
              <w:rPr>
                <w:b w:val="1"/>
                <w:bCs w:val="1"/>
                <w:rtl w:val="0"/>
              </w:rPr>
              <w:t xml:space="preserve">Kho kiến thức</w:t>
            </w:r>
            <w:r w:rsidDel="00000000" w:rsidR="00000000" w:rsidRPr="00000000">
              <w:rPr>
                <w:rtl w:val="0"/>
              </w:rPr>
              <w:t xml:space="preserve"> trong hệ thống. </w:t>
            </w:r>
          </w:p>
          <w:p w:rsidR="00000000" w:rsidDel="00000000" w:rsidP="00000000" w:rsidRDefault="00000000" w:rsidRPr="00000000" w14:paraId="000000C1">
            <w:pPr>
              <w:spacing w:before="80" w:lineRule="auto"/>
              <w:ind w:left="40" w:firstLine="0"/>
              <w:rPr>
                <w:color w:val="172b4d"/>
              </w:rPr>
            </w:pPr>
            <w:r w:rsidDel="00000000" w:rsidR="00000000" w:rsidRPr="00000000">
              <w:rPr>
                <w:rtl w:val="0"/>
              </w:rPr>
            </w:r>
          </w:p>
          <w:p w:rsidR="00000000" w:rsidDel="00000000" w:rsidP="00000000" w:rsidRDefault="00000000" w:rsidRPr="00000000" w14:paraId="000000C2">
            <w:pPr>
              <w:spacing w:before="80" w:lineRule="auto"/>
              <w:rPr>
                <w:b w:val="1"/>
                <w:bCs w:val="1"/>
              </w:rPr>
            </w:pPr>
            <w:r w:rsidDel="00000000" w:rsidR="00000000" w:rsidRPr="00000000">
              <w:rPr>
                <w:rtl w:val="0"/>
              </w:rPr>
              <w:t xml:space="preserve">Trigger: Nút “Tạo mới” trong tab giao diện </w:t>
            </w:r>
            <w:r w:rsidDel="00000000" w:rsidR="00000000" w:rsidRPr="00000000">
              <w:rPr>
                <w:b w:val="1"/>
                <w:bCs w:val="1"/>
                <w:rtl w:val="0"/>
              </w:rPr>
              <w:t xml:space="preserve">Kiến thức</w:t>
            </w:r>
          </w:p>
          <w:p w:rsidR="00000000" w:rsidDel="00000000" w:rsidP="00000000" w:rsidRDefault="00000000" w:rsidRPr="00000000" w14:paraId="000000C3">
            <w:pPr>
              <w:spacing w:before="80" w:lineRule="auto"/>
              <w:rPr/>
            </w:pPr>
            <w:r w:rsidDel="00000000" w:rsidR="00000000" w:rsidRPr="00000000">
              <w:rPr>
                <w:rtl w:val="0"/>
              </w:rPr>
              <w:t xml:space="preserve">Tạo mới tài liệu kiến thức bao gồm 2 bước thiết lập</w:t>
            </w:r>
          </w:p>
          <w:p w:rsidR="00000000" w:rsidDel="00000000" w:rsidP="00000000" w:rsidRDefault="00000000" w:rsidRPr="00000000" w14:paraId="000000C4">
            <w:pPr>
              <w:numPr>
                <w:ilvl w:val="0"/>
                <w:numId w:val="3"/>
              </w:numPr>
              <w:spacing w:after="0" w:afterAutospacing="0" w:before="80" w:lineRule="auto"/>
              <w:ind w:left="720" w:hanging="360"/>
              <w:rPr>
                <w:u w:val="none"/>
              </w:rPr>
            </w:pPr>
            <w:r w:rsidDel="00000000" w:rsidR="00000000" w:rsidRPr="00000000">
              <w:rPr>
                <w:rtl w:val="0"/>
              </w:rPr>
              <w:t xml:space="preserve">Chọn nhóm kiến thức hoặc tạo mới nhóm kiến thức: Lựa chọn để gán tài liệu này vào một nhóm kiến thức để quản lý hoặc bỏ qua</w:t>
            </w:r>
          </w:p>
          <w:p w:rsidR="00000000" w:rsidDel="00000000" w:rsidP="00000000" w:rsidRDefault="00000000" w:rsidRPr="00000000" w14:paraId="000000C5">
            <w:pPr>
              <w:numPr>
                <w:ilvl w:val="0"/>
                <w:numId w:val="3"/>
              </w:numPr>
              <w:spacing w:after="0" w:afterAutospacing="0" w:before="0" w:beforeAutospacing="0" w:lineRule="auto"/>
              <w:ind w:left="720" w:hanging="360"/>
              <w:rPr>
                <w:u w:val="none"/>
              </w:rPr>
            </w:pPr>
            <w:r w:rsidDel="00000000" w:rsidR="00000000" w:rsidRPr="00000000">
              <w:rPr>
                <w:rtl w:val="0"/>
              </w:rPr>
              <w:t xml:space="preserve">Tải lên tài liệu kiến thức: Có 2 cách</w:t>
            </w:r>
          </w:p>
          <w:p w:rsidR="00000000" w:rsidDel="00000000" w:rsidP="00000000" w:rsidRDefault="00000000" w:rsidRPr="00000000" w14:paraId="000000C6">
            <w:pPr>
              <w:numPr>
                <w:ilvl w:val="0"/>
                <w:numId w:val="4"/>
              </w:numPr>
              <w:spacing w:after="0" w:afterAutospacing="0" w:before="0" w:beforeAutospacing="0" w:lineRule="auto"/>
              <w:ind w:left="1440" w:hanging="360"/>
              <w:rPr>
                <w:u w:val="none"/>
              </w:rPr>
            </w:pPr>
            <w:r w:rsidDel="00000000" w:rsidR="00000000" w:rsidRPr="00000000">
              <w:rPr>
                <w:rtl w:val="0"/>
              </w:rPr>
              <w:t xml:space="preserve">Tải lên từ thiết bị</w:t>
            </w:r>
          </w:p>
          <w:p w:rsidR="00000000" w:rsidDel="00000000" w:rsidP="00000000" w:rsidRDefault="00000000" w:rsidRPr="00000000" w14:paraId="000000C7">
            <w:pPr>
              <w:numPr>
                <w:ilvl w:val="0"/>
                <w:numId w:val="4"/>
              </w:numPr>
              <w:spacing w:before="0" w:beforeAutospacing="0" w:lineRule="auto"/>
              <w:ind w:left="1440" w:hanging="360"/>
              <w:rPr>
                <w:u w:val="none"/>
              </w:rPr>
            </w:pPr>
            <w:r w:rsidDel="00000000" w:rsidR="00000000" w:rsidRPr="00000000">
              <w:rPr>
                <w:rtl w:val="0"/>
              </w:rPr>
              <w:t xml:space="preserve">Nhập URL</w:t>
            </w:r>
          </w:p>
        </w:tc>
      </w:tr>
      <w:tr>
        <w:trPr>
          <w:cantSplit w:val="0"/>
          <w:trHeight w:val="312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8">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9">
            <w:pPr>
              <w:spacing w:before="80" w:lineRule="auto"/>
              <w:ind w:left="40" w:firstLine="0"/>
              <w:rPr/>
            </w:pPr>
            <w:r w:rsidDel="00000000" w:rsidR="00000000" w:rsidRPr="00000000">
              <w:rPr>
                <w:rtl w:val="0"/>
              </w:rPr>
              <w:t xml:space="preserve">Người dùng được phân quyền Tạo mới của chức năng "</w:t>
            </w:r>
            <w:r w:rsidDel="00000000" w:rsidR="00000000" w:rsidRPr="00000000">
              <w:rPr>
                <w:b w:val="1"/>
                <w:bCs w:val="1"/>
                <w:rtl w:val="0"/>
              </w:rPr>
              <w:t xml:space="preserve">Kho kiến thức</w:t>
            </w:r>
            <w:r w:rsidDel="00000000" w:rsidR="00000000" w:rsidRPr="00000000">
              <w:rPr>
                <w:rtl w:val="0"/>
              </w:rPr>
              <w:t xml:space="preserve">". Truy cập phân quyền người dùng tại mục Cài đặt &gt; Thiết lập người dùng &gt; Phân quyền. Truy cập </w:t>
            </w:r>
            <w:r w:rsidDel="00000000" w:rsidR="00000000" w:rsidRPr="00000000">
              <w:rPr>
                <w:b w:val="1"/>
                <w:bCs w:val="1"/>
                <w:rtl w:val="0"/>
              </w:rPr>
              <w:t xml:space="preserve">Kho kiến thức</w:t>
            </w:r>
            <w:r w:rsidDel="00000000" w:rsidR="00000000" w:rsidRPr="00000000">
              <w:rPr>
                <w:rtl w:val="0"/>
              </w:rPr>
              <w:t xml:space="preserve"> tại Cài đặt &gt; Kho kiến thức</w:t>
            </w:r>
          </w:p>
          <w:p w:rsidR="00000000" w:rsidDel="00000000" w:rsidP="00000000" w:rsidRDefault="00000000" w:rsidRPr="00000000" w14:paraId="000000CA">
            <w:pPr>
              <w:spacing w:before="80" w:lineRule="auto"/>
              <w:ind w:left="40" w:firstLine="0"/>
              <w:rPr/>
            </w:pPr>
            <w:r w:rsidDel="00000000" w:rsidR="00000000" w:rsidRPr="00000000">
              <w:rPr>
                <w:rtl w:val="0"/>
              </w:rPr>
              <w:t xml:space="preserve"> </w:t>
            </w:r>
          </w:p>
          <w:p w:rsidR="00000000" w:rsidDel="00000000" w:rsidP="00000000" w:rsidRDefault="00000000" w:rsidRPr="00000000" w14:paraId="000000CB">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0CC">
            <w:pPr>
              <w:numPr>
                <w:ilvl w:val="0"/>
                <w:numId w:val="1"/>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tạo mới: thể hiện người dùng được phép tạo mới tài liệu kiến thức.</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D">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CE">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0CF">
            <w:pPr>
              <w:spacing w:before="80" w:lineRule="auto"/>
              <w:ind w:left="40" w:firstLine="0"/>
              <w:rPr/>
            </w:pPr>
            <w:r w:rsidDel="00000000" w:rsidR="00000000" w:rsidRPr="00000000">
              <w:rPr>
                <w:b w:val="1"/>
                <w:bCs w:val="1"/>
                <w:rtl w:val="0"/>
              </w:rPr>
              <w:t xml:space="preserve">Bước 1:</w:t>
            </w:r>
            <w:r w:rsidDel="00000000" w:rsidR="00000000" w:rsidRPr="00000000">
              <w:rPr>
                <w:rtl w:val="0"/>
              </w:rPr>
              <w:t xml:space="preserve"> Truy cập màn danh sách quản lý </w:t>
            </w:r>
            <w:r w:rsidDel="00000000" w:rsidR="00000000" w:rsidRPr="00000000">
              <w:rPr>
                <w:b w:val="1"/>
                <w:bCs w:val="1"/>
                <w:rtl w:val="0"/>
              </w:rPr>
              <w:t xml:space="preserve">Kho kiến thức </w:t>
            </w:r>
            <w:r w:rsidDel="00000000" w:rsidR="00000000" w:rsidRPr="00000000">
              <w:rPr>
                <w:rtl w:val="0"/>
              </w:rPr>
              <w:t xml:space="preserve">tại mục Cài đặt &gt; Kho kiến thức</w:t>
            </w:r>
          </w:p>
          <w:p w:rsidR="00000000" w:rsidDel="00000000" w:rsidP="00000000" w:rsidRDefault="00000000" w:rsidRPr="00000000" w14:paraId="000000D0">
            <w:pPr>
              <w:spacing w:before="80" w:lineRule="auto"/>
              <w:ind w:left="40" w:firstLine="0"/>
              <w:rPr/>
            </w:pPr>
            <w:r w:rsidDel="00000000" w:rsidR="00000000" w:rsidRPr="00000000">
              <w:rPr>
                <w:rtl w:val="0"/>
              </w:rPr>
              <w:t xml:space="preserve">Giao diện </w:t>
            </w:r>
            <w:r w:rsidDel="00000000" w:rsidR="00000000" w:rsidRPr="00000000">
              <w:rPr>
                <w:b w:val="1"/>
                <w:bCs w:val="1"/>
                <w:rtl w:val="0"/>
              </w:rPr>
              <w:t xml:space="preserve">Kho kiến thức</w:t>
            </w:r>
            <w:r w:rsidDel="00000000" w:rsidR="00000000" w:rsidRPr="00000000">
              <w:rPr>
                <w:rtl w:val="0"/>
              </w:rPr>
              <w:t xml:space="preserve"> sẽ hiển thị. Giao diện sẽ bao gồm 2 tab là </w:t>
            </w:r>
            <w:r w:rsidDel="00000000" w:rsidR="00000000" w:rsidRPr="00000000">
              <w:rPr>
                <w:b w:val="1"/>
                <w:bCs w:val="1"/>
                <w:rtl w:val="0"/>
              </w:rPr>
              <w:t xml:space="preserve">Kiến thức</w:t>
            </w:r>
            <w:r w:rsidDel="00000000" w:rsidR="00000000" w:rsidRPr="00000000">
              <w:rPr>
                <w:rtl w:val="0"/>
              </w:rPr>
              <w:t xml:space="preserve"> và </w:t>
            </w:r>
            <w:r w:rsidDel="00000000" w:rsidR="00000000" w:rsidRPr="00000000">
              <w:rPr>
                <w:b w:val="1"/>
                <w:bCs w:val="1"/>
                <w:rtl w:val="0"/>
              </w:rPr>
              <w:t xml:space="preserve">Nhóm kiến thức</w:t>
            </w:r>
            <w:r w:rsidDel="00000000" w:rsidR="00000000" w:rsidRPr="00000000">
              <w:rPr>
                <w:rtl w:val="0"/>
              </w:rPr>
              <w:t xml:space="preserve">. </w:t>
            </w:r>
          </w:p>
          <w:p w:rsidR="00000000" w:rsidDel="00000000" w:rsidP="00000000" w:rsidRDefault="00000000" w:rsidRPr="00000000" w14:paraId="000000D1">
            <w:pPr>
              <w:spacing w:before="80" w:lineRule="auto"/>
              <w:ind w:left="40" w:firstLine="0"/>
              <w:rPr/>
            </w:pPr>
            <w:r w:rsidDel="00000000" w:rsidR="00000000" w:rsidRPr="00000000">
              <w:rPr>
                <w:rtl w:val="0"/>
              </w:rPr>
              <w:t xml:space="preserve">Mặc định hiển thị tab </w:t>
            </w:r>
            <w:r w:rsidDel="00000000" w:rsidR="00000000" w:rsidRPr="00000000">
              <w:rPr>
                <w:b w:val="1"/>
                <w:bCs w:val="1"/>
                <w:rtl w:val="0"/>
              </w:rPr>
              <w:t xml:space="preserve">Kiến thức</w:t>
            </w:r>
            <w:r w:rsidDel="00000000" w:rsidR="00000000" w:rsidRPr="00000000">
              <w:rPr>
                <w:rtl w:val="0"/>
              </w:rPr>
              <w:t xml:space="preserve"> trước tiên.</w:t>
            </w:r>
          </w:p>
          <w:p w:rsidR="00000000" w:rsidDel="00000000" w:rsidP="00000000" w:rsidRDefault="00000000" w:rsidRPr="00000000" w14:paraId="000000D2">
            <w:pPr>
              <w:spacing w:before="80" w:lineRule="auto"/>
              <w:ind w:left="40" w:firstLine="0"/>
              <w:rPr/>
            </w:pPr>
            <w:r w:rsidDel="00000000" w:rsidR="00000000" w:rsidRPr="00000000">
              <w:rPr>
                <w:rtl w:val="0"/>
              </w:rPr>
              <w:t xml:space="preserve">Bước 2: Nhấp chọn “Tạo mới” tại tab giao diện </w:t>
            </w:r>
            <w:r w:rsidDel="00000000" w:rsidR="00000000" w:rsidRPr="00000000">
              <w:rPr>
                <w:b w:val="1"/>
                <w:bCs w:val="1"/>
                <w:rtl w:val="0"/>
              </w:rPr>
              <w:t xml:space="preserve">Kiến thức, </w:t>
            </w:r>
            <w:r w:rsidDel="00000000" w:rsidR="00000000" w:rsidRPr="00000000">
              <w:rPr>
                <w:rtl w:val="0"/>
              </w:rPr>
              <w:t xml:space="preserve">giao diện “</w:t>
            </w:r>
            <w:r w:rsidDel="00000000" w:rsidR="00000000" w:rsidRPr="00000000">
              <w:rPr>
                <w:b w:val="1"/>
                <w:bCs w:val="1"/>
                <w:rtl w:val="0"/>
              </w:rPr>
              <w:t xml:space="preserve">Tải lên tài liệu kiến thức</w:t>
            </w:r>
            <w:r w:rsidDel="00000000" w:rsidR="00000000" w:rsidRPr="00000000">
              <w:rPr>
                <w:rtl w:val="0"/>
              </w:rPr>
              <w:t xml:space="preserve">” sẽ được hiển thị</w:t>
            </w:r>
          </w:p>
          <w:p w:rsidR="00000000" w:rsidDel="00000000" w:rsidP="00000000" w:rsidRDefault="00000000" w:rsidRPr="00000000" w14:paraId="000000D3">
            <w:pPr>
              <w:spacing w:before="80" w:lineRule="auto"/>
              <w:ind w:left="40" w:firstLine="0"/>
              <w:rPr/>
            </w:pPr>
            <w:r w:rsidDel="00000000" w:rsidR="00000000" w:rsidRPr="00000000">
              <w:rPr>
                <w:rtl w:val="0"/>
              </w:rPr>
              <w:t xml:space="preserve">Bước 3: Chọn Nhóm kiến thức chứa tài liệu này. Có thể tạo mới nhóm kiến thức hoặc bỏ qua bước này</w:t>
            </w:r>
          </w:p>
          <w:p w:rsidR="00000000" w:rsidDel="00000000" w:rsidP="00000000" w:rsidRDefault="00000000" w:rsidRPr="00000000" w14:paraId="000000D4">
            <w:pPr>
              <w:spacing w:before="80" w:lineRule="auto"/>
              <w:ind w:left="40" w:firstLine="0"/>
              <w:rPr/>
            </w:pPr>
            <w:r w:rsidDel="00000000" w:rsidR="00000000" w:rsidRPr="00000000">
              <w:rPr>
                <w:rtl w:val="0"/>
              </w:rPr>
              <w:t xml:space="preserve">Bước 4: Tải lên tài liệu kiến thức bằng cách chọn từ thiết bị hoặc nhập URL</w:t>
            </w:r>
          </w:p>
          <w:p w:rsidR="00000000" w:rsidDel="00000000" w:rsidP="00000000" w:rsidRDefault="00000000" w:rsidRPr="00000000" w14:paraId="000000D5">
            <w:pPr>
              <w:spacing w:before="80" w:lineRule="auto"/>
              <w:ind w:left="40" w:firstLine="0"/>
              <w:rPr/>
            </w:pPr>
            <w:r w:rsidDel="00000000" w:rsidR="00000000" w:rsidRPr="00000000">
              <w:rPr>
                <w:rtl w:val="0"/>
              </w:rPr>
              <w:t xml:space="preserve">Bước 5: Bấm “Lưu” để hoàn thành việc tải lên tài liệu kiến thức</w:t>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D6">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D7">
            <w:pPr>
              <w:spacing w:before="80" w:lineRule="auto"/>
              <w:ind w:left="40" w:firstLine="0"/>
              <w:rPr/>
            </w:pPr>
            <w:r w:rsidDel="00000000" w:rsidR="00000000" w:rsidRPr="00000000">
              <w:rPr>
                <w:rtl w:val="0"/>
              </w:rPr>
              <w:t xml:space="preserve">Người dùng truy cập và tạo mới được thành công tài liệu vào </w:t>
            </w:r>
            <w:r w:rsidDel="00000000" w:rsidR="00000000" w:rsidRPr="00000000">
              <w:rPr>
                <w:b w:val="1"/>
                <w:bCs w:val="1"/>
                <w:rtl w:val="0"/>
              </w:rPr>
              <w:t xml:space="preserve">Kho kiến thức </w:t>
            </w:r>
            <w:r w:rsidDel="00000000" w:rsidR="00000000" w:rsidRPr="00000000">
              <w:rPr>
                <w:rtl w:val="0"/>
              </w:rPr>
              <w:t xml:space="preserve">tạo tiền đề cho việc thực hiện thao tác Xoá tài liệu theo đúng với quyền người dùng đã được thiết lập.</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spacing w:after="0" w:before="0" w:lineRule="auto"/>
        <w:rPr>
          <w:color w:val="000000"/>
          <w:sz w:val="22"/>
          <w:szCs w:val="22"/>
        </w:rPr>
      </w:pPr>
      <w:bookmarkStart w:colFirst="0" w:colLast="0" w:name="_lauzfev1oq9g" w:id="9"/>
      <w:bookmarkEnd w:id="9"/>
      <w:r w:rsidDel="00000000" w:rsidR="00000000" w:rsidRPr="00000000">
        <w:rPr>
          <w:color w:val="000000"/>
          <w:sz w:val="22"/>
          <w:szCs w:val="22"/>
          <w:rtl w:val="0"/>
        </w:rPr>
        <w:t xml:space="preserve">2.2 Flow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spacing w:after="0" w:before="0" w:lineRule="auto"/>
        <w:rPr>
          <w:color w:val="000000"/>
          <w:sz w:val="22"/>
          <w:szCs w:val="22"/>
        </w:rPr>
      </w:pPr>
      <w:bookmarkStart w:colFirst="0" w:colLast="0" w:name="_ufnx7rsuvlv3" w:id="10"/>
      <w:bookmarkEnd w:id="10"/>
      <w:r w:rsidDel="00000000" w:rsidR="00000000" w:rsidRPr="00000000">
        <w:rPr>
          <w:color w:val="000000"/>
          <w:sz w:val="22"/>
          <w:szCs w:val="22"/>
          <w:rtl w:val="0"/>
        </w:rPr>
        <w:t xml:space="preserve">2.3 Wireframe</w:t>
      </w:r>
    </w:p>
    <w:p w:rsidR="00000000" w:rsidDel="00000000" w:rsidP="00000000" w:rsidRDefault="00000000" w:rsidRPr="00000000" w14:paraId="000000DD">
      <w:pPr>
        <w:rPr/>
      </w:pPr>
      <w:r w:rsidDel="00000000" w:rsidR="00000000" w:rsidRPr="00000000">
        <w:rPr/>
        <w:drawing>
          <wp:inline distB="114300" distT="114300" distL="114300" distR="114300">
            <wp:extent cx="5004435" cy="401716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04435" cy="401716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spacing w:after="0" w:before="0" w:lineRule="auto"/>
        <w:rPr/>
      </w:pPr>
      <w:bookmarkStart w:colFirst="0" w:colLast="0" w:name="_3ytfu5wye0m4" w:id="11"/>
      <w:bookmarkEnd w:id="11"/>
      <w:r w:rsidDel="00000000" w:rsidR="00000000" w:rsidRPr="00000000">
        <w:rPr>
          <w:color w:val="000000"/>
          <w:sz w:val="22"/>
          <w:szCs w:val="22"/>
          <w:rtl w:val="0"/>
        </w:rPr>
        <w:t xml:space="preserve">2.4 Mô tả trường dữ liệu:</w:t>
      </w:r>
      <w:r w:rsidDel="00000000" w:rsidR="00000000" w:rsidRPr="00000000">
        <w:rPr>
          <w:rtl w:val="0"/>
        </w:rPr>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1.7393753469958"/>
        <w:gridCol w:w="1258.8336082282049"/>
        <w:gridCol w:w="1300.6398904202854"/>
        <w:gridCol w:w="2958.9557507061495"/>
        <w:gridCol w:w="2875.343186321988"/>
        <w:tblGridChange w:id="0">
          <w:tblGrid>
            <w:gridCol w:w="631.7393753469958"/>
            <w:gridCol w:w="1258.8336082282049"/>
            <w:gridCol w:w="1300.6398904202854"/>
            <w:gridCol w:w="2958.9557507061495"/>
            <w:gridCol w:w="2875.343186321988"/>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Tên trường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Ràng buộc / Ghi chú</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Tên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Tên của tài liệu kiến thức</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Dùng để phân biệt với các tài liệu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 Bắt buộc không trống khi tải lên. </w:t>
            </w:r>
          </w:p>
          <w:p w:rsidR="00000000" w:rsidDel="00000000" w:rsidP="00000000" w:rsidRDefault="00000000" w:rsidRPr="00000000" w14:paraId="000000EB">
            <w:pPr>
              <w:rPr/>
            </w:pPr>
            <w:r w:rsidDel="00000000" w:rsidR="00000000" w:rsidRPr="00000000">
              <w:rPr>
                <w:rtl w:val="0"/>
              </w:rPr>
              <w:t xml:space="preserve">- Không khả thi khi user chưa tải lên tài liệu. </w:t>
            </w:r>
          </w:p>
          <w:p w:rsidR="00000000" w:rsidDel="00000000" w:rsidP="00000000" w:rsidRDefault="00000000" w:rsidRPr="00000000" w14:paraId="000000EC">
            <w:pPr>
              <w:rPr/>
            </w:pPr>
            <w:r w:rsidDel="00000000" w:rsidR="00000000" w:rsidRPr="00000000">
              <w:rPr>
                <w:rtl w:val="0"/>
              </w:rPr>
              <w:t xml:space="preserve">- Tự động điền theo tên tài liệu nếu có và nếu user không đặt tên tài liệu. (Trong trường hợp user nhập link và không hiện tên link, tự động điền link vào phần tên)</w:t>
            </w:r>
          </w:p>
          <w:p w:rsidR="00000000" w:rsidDel="00000000" w:rsidP="00000000" w:rsidRDefault="00000000" w:rsidRPr="00000000" w14:paraId="000000ED">
            <w:pPr>
              <w:rPr/>
            </w:pPr>
            <w:r w:rsidDel="00000000" w:rsidR="00000000" w:rsidRPr="00000000">
              <w:rPr>
                <w:rtl w:val="0"/>
              </w:rPr>
              <w:t xml:space="preserve">- Cho phép chỉnh sửa lại.</w:t>
            </w:r>
          </w:p>
          <w:p w:rsidR="00000000" w:rsidDel="00000000" w:rsidP="00000000" w:rsidRDefault="00000000" w:rsidRPr="00000000" w14:paraId="000000EE">
            <w:pPr>
              <w:rPr/>
            </w:pPr>
            <w:r w:rsidDel="00000000" w:rsidR="00000000" w:rsidRPr="00000000">
              <w:rPr>
                <w:rtl w:val="0"/>
              </w:rPr>
              <w:t xml:space="preserve">- Không trùng lặp trong cùng nhóm kiến thức, nếu trùng, tự sinh số thứ tự tiếp theo (như cách lưu file trùng tên của MCS, GG doc, v..v..)</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commentRangeStart w:id="1"/>
            <w:r w:rsidDel="00000000" w:rsidR="00000000" w:rsidRPr="00000000">
              <w:rPr>
                <w:b w:val="1"/>
                <w:bCs w:val="1"/>
                <w:rtl w:val="0"/>
              </w:rPr>
              <w:t xml:space="preserve">Nhóm kiến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Danh sách nhóm kiến thức hiện có trong hệ thống (ví dụ: GapOne, Gapit, Sản phẩm, Hướng dẫn,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Là </w:t>
            </w:r>
            <w:r w:rsidDel="00000000" w:rsidR="00000000" w:rsidRPr="00000000">
              <w:rPr>
                <w:b w:val="1"/>
                <w:bCs w:val="1"/>
                <w:rtl w:val="0"/>
              </w:rPr>
              <w:t xml:space="preserve">trường không bắt buộc</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Dữ liệu lấy từ bảng “Nhóm kiến thức” </w:t>
            </w:r>
          </w:p>
          <w:p w:rsidR="00000000" w:rsidDel="00000000" w:rsidP="00000000" w:rsidRDefault="00000000" w:rsidRPr="00000000" w14:paraId="000000F5">
            <w:pPr>
              <w:rPr/>
            </w:pPr>
            <w:r w:rsidDel="00000000" w:rsidR="00000000" w:rsidRPr="00000000">
              <w:rPr>
                <w:rtl w:val="0"/>
              </w:rPr>
              <w:t xml:space="preserve">- Nếu chưa có nhóm phù hợp, người dùng có thể tạo mới</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commentRangeEnd w:id="1"/>
            <w:r w:rsidDel="00000000" w:rsidR="00000000" w:rsidRPr="00000000">
              <w:commentReference w:id="1"/>
            </w: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commentRangeStart w:id="2"/>
            <w:r w:rsidDel="00000000" w:rsidR="00000000" w:rsidRPr="00000000">
              <w:rPr>
                <w:b w:val="1"/>
                <w:bCs w:val="1"/>
                <w:rtl w:val="0"/>
              </w:rPr>
              <w:t xml:space="preserve">Tạo mới nhóm kiến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Text 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Cho phép người dùng tạo mới nhóm kiến thức khi chưa tồn tại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 Tùy chọn, không bắt buộc </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Nếu người dùng nhập giá trị mới → hệ thống tạo bản ghi mới trong bảng “Nhóm kiến thức”.</w:t>
            </w:r>
          </w:p>
          <w:p w:rsidR="00000000" w:rsidDel="00000000" w:rsidP="00000000" w:rsidRDefault="00000000" w:rsidRPr="00000000" w14:paraId="000000FC">
            <w:pPr>
              <w:rPr/>
            </w:pPr>
            <w:r w:rsidDel="00000000" w:rsidR="00000000" w:rsidRPr="00000000">
              <w:rPr>
                <w:rtl w:val="0"/>
              </w:rPr>
              <w:t xml:space="preserve">- Không được tạo trùng tên nhóm kiến thức.</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commentRangeEnd w:id="2"/>
            <w:r w:rsidDel="00000000" w:rsidR="00000000" w:rsidRPr="00000000">
              <w:commentReference w:id="2"/>
            </w: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Chọn từ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File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Chọn file tài liệu để tải lên từ thiết bị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 Định dạng cho phép: PDF, DOCX, XLSX, PPTX </w:t>
            </w:r>
          </w:p>
          <w:p w:rsidR="00000000" w:rsidDel="00000000" w:rsidP="00000000" w:rsidRDefault="00000000" w:rsidRPr="00000000" w14:paraId="00000102">
            <w:pPr>
              <w:rPr/>
            </w:pPr>
            <w:r w:rsidDel="00000000" w:rsidR="00000000" w:rsidRPr="00000000">
              <w:rPr>
                <w:rtl w:val="0"/>
              </w:rPr>
              <w:t xml:space="preserve">- Dung lượng tối đa: 20 MB </w:t>
            </w:r>
          </w:p>
          <w:p w:rsidR="00000000" w:rsidDel="00000000" w:rsidP="00000000" w:rsidRDefault="00000000" w:rsidRPr="00000000" w14:paraId="00000103">
            <w:pPr>
              <w:rPr/>
            </w:pPr>
            <w:r w:rsidDel="00000000" w:rsidR="00000000" w:rsidRPr="00000000">
              <w:rPr>
                <w:rtl w:val="0"/>
              </w:rPr>
              <w:t xml:space="preserve">- Là </w:t>
            </w:r>
            <w:r w:rsidDel="00000000" w:rsidR="00000000" w:rsidRPr="00000000">
              <w:rPr>
                <w:b w:val="1"/>
                <w:bCs w:val="1"/>
                <w:rtl w:val="0"/>
              </w:rPr>
              <w:t xml:space="preserve">trường bắt buộc</w:t>
            </w:r>
            <w:r w:rsidDel="00000000" w:rsidR="00000000" w:rsidRPr="00000000">
              <w:rPr>
                <w:rtl w:val="0"/>
              </w:rPr>
              <w:t xml:space="preserve"> nếu không nhập URL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Nhập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Text (URL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Cho phép nhập đường dẫn URL chứa tài liệu kiến thức online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commentRangeStart w:id="3"/>
            <w:r w:rsidDel="00000000" w:rsidR="00000000" w:rsidRPr="00000000">
              <w:rPr>
                <w:rtl w:val="0"/>
              </w:rPr>
              <w:t xml:space="preserve">- Là </w:t>
            </w:r>
            <w:r w:rsidDel="00000000" w:rsidR="00000000" w:rsidRPr="00000000">
              <w:rPr>
                <w:b w:val="1"/>
                <w:bCs w:val="1"/>
                <w:rtl w:val="0"/>
              </w:rPr>
              <w:t xml:space="preserve">trường bắt buộc</w:t>
            </w:r>
            <w:r w:rsidDel="00000000" w:rsidR="00000000" w:rsidRPr="00000000">
              <w:rPr>
                <w:rtl w:val="0"/>
              </w:rPr>
              <w:t xml:space="preserve"> nếu không tải file từ thiết bị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URL phải hợp lệ (https:// hoặc http://)</w:t>
            </w:r>
          </w:p>
          <w:p w:rsidR="00000000" w:rsidDel="00000000" w:rsidP="00000000" w:rsidRDefault="00000000" w:rsidRPr="00000000" w14:paraId="0000010A">
            <w:pPr>
              <w:rPr/>
            </w:pPr>
            <w:commentRangeStart w:id="4"/>
            <w:commentRangeStart w:id="5"/>
            <w:r w:rsidDel="00000000" w:rsidR="00000000" w:rsidRPr="00000000">
              <w:rPr>
                <w:rtl w:val="0"/>
              </w:rPr>
              <w:t xml:space="preserve">- Chỉ đọc trên trang được truy cập, không đọc thư mục con nếu là </w:t>
            </w:r>
            <w:r w:rsidDel="00000000" w:rsidR="00000000" w:rsidRPr="00000000">
              <w:rPr>
                <w:rtl w:val="0"/>
              </w:rPr>
              <w:t xml:space="preserve">web</w:t>
            </w:r>
            <w:r w:rsidDel="00000000" w:rsidR="00000000" w:rsidRPr="00000000">
              <w:rPr>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Nếu URL là link web, chỉ đọc nội dung văn bản hiển thị trên trang web được nhập. Không hỗ trợ bài viết có tính phí, phải yêu cầu quyền truy cập </w:t>
            </w:r>
          </w:p>
          <w:p w:rsidR="00000000" w:rsidDel="00000000" w:rsidP="00000000" w:rsidRDefault="00000000" w:rsidRPr="00000000" w14:paraId="0000010C">
            <w:pPr>
              <w:rPr/>
            </w:pPr>
            <w:r w:rsidDel="00000000" w:rsidR="00000000" w:rsidRPr="00000000">
              <w:rPr>
                <w:rtl w:val="0"/>
              </w:rPr>
              <w:t xml:space="preserve">- URL dẫn tới các trang tài liệu của các nền tảng khác (GG, notedoc, git, …) tạm thời pending chưa xử lý. </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b w:val="1"/>
                <w:bCs w:val="1"/>
                <w:rtl w:val="0"/>
              </w:rPr>
              <w:t xml:space="preserve">Chuyển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Nút dùng để chuyển đổi nội dung từ file hoặc URL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 Check URL hợp lệ mới cho phép lưu. </w:t>
            </w:r>
          </w:p>
          <w:p w:rsidR="00000000" w:rsidDel="00000000" w:rsidP="00000000" w:rsidRDefault="00000000" w:rsidRPr="00000000" w14:paraId="00000112">
            <w:pPr>
              <w:rPr/>
            </w:pPr>
            <w:r w:rsidDel="00000000" w:rsidR="00000000" w:rsidRPr="00000000">
              <w:rPr>
                <w:rtl w:val="0"/>
              </w:rPr>
              <w:t xml:space="preserve">- URL không hợp lệ hoặc không an toàn, hệ thống không cho lưu và hiện cảnh báo: “URL không hợp lệ. Cảnh báo rủi ro an toàn.” Người dùng phải nhập lại URL khác hợp lệ hoặc tải file.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Hủy thao tác tải lên, đóng popup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 Không lưu bất kỳ thay đổi nào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Lưu thông tin tài liệu kiến thức mới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 Chỉ kích hoạt khi các trường bắt buộc đã hợp lệ - Ghi nhận người tạo và thời gian tải lên</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spacing w:after="0" w:before="0" w:lineRule="auto"/>
        <w:rPr>
          <w:color w:val="000000"/>
          <w:sz w:val="22"/>
          <w:szCs w:val="22"/>
        </w:rPr>
      </w:pPr>
      <w:bookmarkStart w:colFirst="0" w:colLast="0" w:name="_y41toebtq514" w:id="12"/>
      <w:bookmarkEnd w:id="12"/>
      <w:r w:rsidDel="00000000" w:rsidR="00000000" w:rsidRPr="00000000">
        <w:rPr>
          <w:color w:val="000000"/>
          <w:sz w:val="22"/>
          <w:szCs w:val="22"/>
          <w:rtl w:val="0"/>
        </w:rPr>
        <w:t xml:space="preserve">2.5 Ràng buộc hệ thống:</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Mối quan hệ:</w:t>
      </w:r>
      <w:r w:rsidDel="00000000" w:rsidR="00000000" w:rsidRPr="00000000">
        <w:rPr>
          <w:rtl w:val="0"/>
        </w:rPr>
      </w:r>
    </w:p>
    <w:tbl>
      <w:tblPr>
        <w:tblStyle w:val="Table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2025"/>
        <w:gridCol w:w="2280"/>
        <w:gridCol w:w="1140"/>
        <w:gridCol w:w="2940"/>
        <w:tblGridChange w:id="0">
          <w:tblGrid>
            <w:gridCol w:w="630"/>
            <w:gridCol w:w="2025"/>
            <w:gridCol w:w="2280"/>
            <w:gridCol w:w="1140"/>
            <w:gridCol w:w="294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Tên đối tượng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Mối quan hệ với đối tượng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Loại quan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Mô tả chi tiết mối quan hệ / Ràng buộc</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commentRangeStart w:id="6"/>
            <w:r w:rsidDel="00000000" w:rsidR="00000000" w:rsidRPr="00000000">
              <w:rPr>
                <w:b w:val="1"/>
                <w:bCs w:val="1"/>
                <w:rtl w:val="0"/>
              </w:rPr>
              <w:t xml:space="preserve">Tài liệu kiến thức (KnowledgeFile)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Nhóm kiến thức (KnowledgeGroup)</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Giới hạn 10 tài liệu</w:t>
            </w:r>
          </w:p>
          <w:p w:rsidR="00000000" w:rsidDel="00000000" w:rsidP="00000000" w:rsidRDefault="00000000" w:rsidRPr="00000000" w14:paraId="0000012B">
            <w:pPr>
              <w:rPr>
                <w:b w:val="1"/>
                <w:bCs w:val="1"/>
              </w:rPr>
            </w:pPr>
            <w:r w:rsidDel="00000000" w:rsidR="00000000" w:rsidRPr="00000000">
              <w:rPr>
                <w:b w:val="1"/>
                <w:bCs w:val="1"/>
                <w:rtl w:val="0"/>
              </w:rPr>
              <w:t xml:space="preserve">Op2: 50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N–1 (Nhiều tài liệu thuộc 1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Mỗi tài liệu kiến thức phải thuộc một nhóm kiến thức cụ thể. Khi nhóm bị xóa, có thể: - Cấm xóa nếu còn tài liệu. - Hoặc xóa kèm tất cả tài liệu trong nhóm (theo chính sách hệ thống).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commentRangeEnd w:id="6"/>
            <w:r w:rsidDel="00000000" w:rsidR="00000000" w:rsidRPr="00000000">
              <w:commentReference w:id="6"/>
            </w: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Tài liệu kiến thức (KnowledgeFile)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Người dùng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Một người dùng có thể tạo nhiều tài liệu</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Tài liệu kiến thức (KnowledgeFile)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Tệp tin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Một bản ghi tài liệu kiến thức tương ứng với một file được tải lên hoặc một URL duy nhất.</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Tài liệu kiến thức (KnowledgeFile)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Trợ lý AI (AI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N–M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Một tài liệu có thể được </w:t>
            </w:r>
            <w:r w:rsidDel="00000000" w:rsidR="00000000" w:rsidRPr="00000000">
              <w:rPr>
                <w:b w:val="1"/>
                <w:bCs w:val="1"/>
                <w:rtl w:val="0"/>
              </w:rPr>
              <w:t xml:space="preserve">nhiều trợ lý AI</w:t>
            </w:r>
            <w:r w:rsidDel="00000000" w:rsidR="00000000" w:rsidRPr="00000000">
              <w:rPr>
                <w:rtl w:val="0"/>
              </w:rPr>
              <w:t xml:space="preserve"> sử dụng làm nguồn kiến thức, và ngược lại, một AI có thể dùng </w:t>
            </w:r>
            <w:r w:rsidDel="00000000" w:rsidR="00000000" w:rsidRPr="00000000">
              <w:rPr>
                <w:b w:val="1"/>
                <w:bCs w:val="1"/>
                <w:rtl w:val="0"/>
              </w:rPr>
              <w:t xml:space="preserve">nhiều tài liệu</w:t>
            </w:r>
            <w:r w:rsidDel="00000000" w:rsidR="00000000" w:rsidRPr="00000000">
              <w:rPr>
                <w:rtl w:val="0"/>
              </w:rPr>
              <w:t xml:space="preserve">.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b w:val="1"/>
                <w:bCs w:val="1"/>
                <w:rtl w:val="0"/>
              </w:rPr>
              <w:t xml:space="preserve">Nhóm kiến thức (KnowledgeGroup)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Người dùng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Người dùng có thể tạo một hoặc nhiều nhóm kiến thức. Mỗi nhóm lưu thông tin người tạo.</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Tài liệu kiến thức (KnowledgeFile)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Lịch sử cập nhật (KnowledgeHistory)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Một tài liệu có thể được chỉnh sửa nhiều lần. Mỗi lần chỉnh sửa được ghi lại trong bảng lịch sử để theo dõi thay đổi nội dung, người chỉnh sửa, thời gian.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Trợ lý AI (AI Agent)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Kho kiến thức (KnowledgeBase)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1–1 hoặc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Trong hệ thống, mỗi AI Agent có thể được gán tới kho kiến thức hoặc không. (AI được gán tới toàn bộ tài liệu hoặc chọn lọc tài liệu trong kho kiến thức do người dùng tự thiết lập trong phần thiết lập AI)</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Tệp tin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Bộ nhớ lưu trữ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Nhiều file có thể được lưu trữ trên cùng một kho (server hoặc cloud). Khi file bị xóa khỏi Storage, bản ghi liên kết trong hệ thống cũng bị hủy hoặc đánh dấu “Không khả dụng”.</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Ràng buộc hệ thống:</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450.9999999999995"/>
        <w:gridCol w:w="5664.000000000001"/>
        <w:tblGridChange w:id="0">
          <w:tblGrid>
            <w:gridCol w:w="885"/>
            <w:gridCol w:w="2450.9999999999995"/>
            <w:gridCol w:w="5664.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Loại ràng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số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Mỗi lần chỉ tải lên một tài liệu bằng URL hoặc tải file từ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dung lượng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20Mb/1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Trường dữ liệu bắt buộc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“Tải lên tài liệu kiến thức” là trường dữ liệu user bắt buộc nhập mới cho phép bấm lưu.</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tài liệu” là trường không được để trống nhưng không bắt buộc user nhập. Hệ thống cần tự đọc tên của file tài liệu hoặc URL (trong trường hợp không đọc được tên URL thì hiển thị link vào phần </w:t>
            </w:r>
            <w:r w:rsidDel="00000000" w:rsidR="00000000" w:rsidRPr="00000000">
              <w:rPr>
                <w:b w:val="1"/>
                <w:bCs w:val="1"/>
                <w:rtl w:val="0"/>
              </w:rPr>
              <w:t xml:space="preserve">Tên tài liệu</w:t>
            </w:r>
            <w:r w:rsidDel="00000000" w:rsidR="00000000" w:rsidRPr="00000000">
              <w:rPr>
                <w:rtl w:val="0"/>
              </w:rPr>
              <w:t xml:space="preserve"> nếu người dùng để trống. Trong trường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xem và khả năng 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Khi người dùng nhấp chọn “Cài đặt&gt;Kho kiến thức” nhưng chưa được quản trị viên phân quyền xem.</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pPr>
            <w:r w:rsidDel="00000000" w:rsidR="00000000" w:rsidRPr="00000000">
              <w:rPr>
                <w:rtl w:val="0"/>
              </w:rPr>
              <w:t xml:space="preserve">=&gt; Toàn bộ giao diện</w:t>
            </w:r>
            <w:r w:rsidDel="00000000" w:rsidR="00000000" w:rsidRPr="00000000">
              <w:rPr>
                <w:b w:val="1"/>
                <w:bCs w:val="1"/>
                <w:rtl w:val="0"/>
              </w:rPr>
              <w:t xml:space="preserve"> danh sách tài liệu kiến thức</w:t>
            </w:r>
            <w:r w:rsidDel="00000000" w:rsidR="00000000" w:rsidRPr="00000000">
              <w:rPr>
                <w:rtl w:val="0"/>
              </w:rPr>
              <w:t xml:space="preserve"> và nút </w:t>
            </w:r>
            <w:r w:rsidDel="00000000" w:rsidR="00000000" w:rsidRPr="00000000">
              <w:rPr>
                <w:b w:val="1"/>
                <w:bCs w:val="1"/>
                <w:rtl w:val="0"/>
              </w:rPr>
              <w:t xml:space="preserve">Thêm tài liệu </w:t>
            </w:r>
            <w:r w:rsidDel="00000000" w:rsidR="00000000" w:rsidRPr="00000000">
              <w:rPr>
                <w:rtl w:val="0"/>
              </w:rPr>
              <w:t xml:space="preserve">được ẩn. </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Hiện text: “Hiện bạn chưa có quyền xem “Danh sách kịch bản tự động”, vui lòng liên hệ quản trị viên để được phân quyền.</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spacing w:after="0" w:before="0" w:lineRule="auto"/>
        <w:rPr>
          <w:color w:val="000000"/>
          <w:sz w:val="22"/>
          <w:szCs w:val="22"/>
        </w:rPr>
      </w:pPr>
      <w:bookmarkStart w:colFirst="0" w:colLast="0" w:name="_d3gcdjs03614" w:id="13"/>
      <w:bookmarkEnd w:id="13"/>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bookmarkStart w:colFirst="0" w:colLast="0" w:name="_cj2p0emwsjip" w:id="14"/>
      <w:bookmarkEnd w:id="14"/>
      <w:r w:rsidDel="00000000" w:rsidR="00000000" w:rsidRPr="00000000">
        <w:rPr>
          <w:rtl w:val="0"/>
        </w:rPr>
        <w:t xml:space="preserve">3. Xóa tài liệu kiến thức</w:t>
      </w:r>
    </w:p>
    <w:p w:rsidR="00000000" w:rsidDel="00000000" w:rsidP="00000000" w:rsidRDefault="00000000" w:rsidRPr="00000000" w14:paraId="0000016E">
      <w:pPr>
        <w:pStyle w:val="Heading3"/>
        <w:spacing w:after="0" w:before="0" w:lineRule="auto"/>
        <w:rPr/>
      </w:pPr>
      <w:bookmarkStart w:colFirst="0" w:colLast="0" w:name="_cb8s7x3vcns7" w:id="15"/>
      <w:bookmarkEnd w:id="15"/>
      <w:r w:rsidDel="00000000" w:rsidR="00000000" w:rsidRPr="00000000">
        <w:rPr>
          <w:color w:val="000000"/>
          <w:sz w:val="22"/>
          <w:szCs w:val="22"/>
          <w:rtl w:val="0"/>
        </w:rPr>
        <w:t xml:space="preserve">3.1 Mô tả chức năng</w:t>
      </w: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6F">
            <w:pPr>
              <w:spacing w:before="80" w:lineRule="auto"/>
              <w:ind w:left="40" w:firstLine="0"/>
              <w:rPr>
                <w:b w:val="1"/>
                <w:bCs w:val="1"/>
              </w:rPr>
            </w:pPr>
            <w:r w:rsidDel="00000000" w:rsidR="00000000" w:rsidRPr="00000000">
              <w:rPr>
                <w:b w:val="1"/>
                <w:bCs w:val="1"/>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0">
            <w:pPr>
              <w:spacing w:before="80" w:lineRule="auto"/>
              <w:ind w:left="40" w:firstLine="0"/>
              <w:rPr/>
            </w:pPr>
            <w:r w:rsidDel="00000000" w:rsidR="00000000" w:rsidRPr="00000000">
              <w:rPr>
                <w:rtl w:val="0"/>
              </w:rPr>
              <w:t xml:space="preserve">Xóa tài liệu đã tồn tại trong </w:t>
            </w:r>
            <w:r w:rsidDel="00000000" w:rsidR="00000000" w:rsidRPr="00000000">
              <w:rPr>
                <w:b w:val="1"/>
                <w:bCs w:val="1"/>
                <w:rtl w:val="0"/>
              </w:rPr>
              <w:t xml:space="preserve">Kho kiến thức</w:t>
            </w:r>
            <w:r w:rsidDel="00000000" w:rsidR="00000000" w:rsidRPr="00000000">
              <w:rPr>
                <w:rtl w:val="0"/>
              </w:rPr>
              <w:t xml:space="preserve"> trên hệ thống</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1">
            <w:pPr>
              <w:spacing w:before="80" w:lineRule="auto"/>
              <w:ind w:left="40" w:firstLine="0"/>
              <w:rPr>
                <w:b w:val="1"/>
                <w:bCs w:val="1"/>
              </w:rPr>
            </w:pPr>
            <w:r w:rsidDel="00000000" w:rsidR="00000000" w:rsidRPr="00000000">
              <w:rPr>
                <w:b w:val="1"/>
                <w:bCs w:val="1"/>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2">
            <w:pPr>
              <w:spacing w:before="80" w:lineRule="auto"/>
              <w:ind w:left="40" w:firstLine="0"/>
              <w:rPr/>
            </w:pPr>
            <w:r w:rsidDel="00000000" w:rsidR="00000000" w:rsidRPr="00000000">
              <w:rPr>
                <w:rtl w:val="0"/>
              </w:rPr>
              <w:t xml:space="preserve">Menu &gt; Cài đặt &gt; Kho kiến thức</w:t>
            </w:r>
          </w:p>
        </w:tc>
      </w:tr>
      <w:tr>
        <w:trPr>
          <w:cantSplit w:val="0"/>
          <w:trHeight w:val="259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3">
            <w:pPr>
              <w:spacing w:before="80" w:lineRule="auto"/>
              <w:ind w:left="40" w:firstLine="0"/>
              <w:rPr>
                <w:b w:val="1"/>
                <w:bCs w:val="1"/>
              </w:rPr>
            </w:pPr>
            <w:r w:rsidDel="00000000" w:rsidR="00000000" w:rsidRPr="00000000">
              <w:rPr>
                <w:b w:val="1"/>
                <w:bCs w:val="1"/>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4">
            <w:pPr>
              <w:spacing w:before="80" w:lineRule="auto"/>
              <w:ind w:left="40" w:firstLine="0"/>
              <w:rPr/>
            </w:pPr>
            <w:r w:rsidDel="00000000" w:rsidR="00000000" w:rsidRPr="00000000">
              <w:rPr>
                <w:rtl w:val="0"/>
              </w:rPr>
              <w:t xml:space="preserve">Tính năng cho phép xóa AI đã được tích hợp vào hệ thống Gapone Conversation.</w:t>
              <w:br w:type="textWrapping"/>
            </w:r>
          </w:p>
          <w:p w:rsidR="00000000" w:rsidDel="00000000" w:rsidP="00000000" w:rsidRDefault="00000000" w:rsidRPr="00000000" w14:paraId="00000175">
            <w:pPr>
              <w:spacing w:before="80" w:lineRule="auto"/>
              <w:rPr>
                <w:b w:val="1"/>
                <w:bCs w:val="1"/>
              </w:rPr>
            </w:pPr>
            <w:r w:rsidDel="00000000" w:rsidR="00000000" w:rsidRPr="00000000">
              <w:rPr>
                <w:rtl w:val="0"/>
              </w:rPr>
              <w:t xml:space="preserve">Trigger: Nút “xóa” trong menu ẩn tại tab giao diện </w:t>
            </w:r>
            <w:r w:rsidDel="00000000" w:rsidR="00000000" w:rsidRPr="00000000">
              <w:rPr>
                <w:b w:val="1"/>
                <w:bCs w:val="1"/>
                <w:rtl w:val="0"/>
              </w:rPr>
              <w:t xml:space="preserve">Kiến thức</w:t>
            </w:r>
          </w:p>
          <w:p w:rsidR="00000000" w:rsidDel="00000000" w:rsidP="00000000" w:rsidRDefault="00000000" w:rsidRPr="00000000" w14:paraId="00000176">
            <w:pPr>
              <w:spacing w:before="80" w:lineRule="auto"/>
              <w:rPr/>
            </w:pPr>
            <w:r w:rsidDel="00000000" w:rsidR="00000000" w:rsidRPr="00000000">
              <w:rPr>
                <w:rtl w:val="0"/>
              </w:rPr>
              <w:t xml:space="preserve">Người dùng hoàn thành việc xóa tài liệu thành công. Tài liệu bị xóa thành công khỏi hệ thống, đồng thời thông tin tài liệu trong bảng danh sách tài liệu tại </w:t>
            </w:r>
            <w:r w:rsidDel="00000000" w:rsidR="00000000" w:rsidRPr="00000000">
              <w:rPr>
                <w:b w:val="1"/>
                <w:bCs w:val="1"/>
                <w:rtl w:val="0"/>
              </w:rPr>
              <w:t xml:space="preserve">Kho kiến thức</w:t>
            </w:r>
            <w:r w:rsidDel="00000000" w:rsidR="00000000" w:rsidRPr="00000000">
              <w:rPr>
                <w:rtl w:val="0"/>
              </w:rPr>
              <w:t xml:space="preserve"> cũng bị xóa bỏ.</w:t>
            </w:r>
          </w:p>
        </w:tc>
      </w:tr>
      <w:tr>
        <w:trPr>
          <w:cantSplit w:val="0"/>
          <w:trHeight w:val="327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7">
            <w:pPr>
              <w:spacing w:before="80" w:lineRule="auto"/>
              <w:ind w:left="40" w:firstLine="0"/>
              <w:rPr>
                <w:b w:val="1"/>
                <w:bCs w:val="1"/>
              </w:rPr>
            </w:pPr>
            <w:r w:rsidDel="00000000" w:rsidR="00000000" w:rsidRPr="00000000">
              <w:rPr>
                <w:b w:val="1"/>
                <w:bCs w:val="1"/>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8">
            <w:pPr>
              <w:spacing w:before="80" w:lineRule="auto"/>
              <w:ind w:left="40" w:firstLine="0"/>
              <w:rPr/>
            </w:pPr>
            <w:r w:rsidDel="00000000" w:rsidR="00000000" w:rsidRPr="00000000">
              <w:rPr>
                <w:rtl w:val="0"/>
              </w:rPr>
              <w:t xml:space="preserve">Người dùng được phân quyền </w:t>
            </w:r>
            <w:r w:rsidDel="00000000" w:rsidR="00000000" w:rsidRPr="00000000">
              <w:rPr>
                <w:b w:val="1"/>
                <w:bCs w:val="1"/>
                <w:rtl w:val="0"/>
              </w:rPr>
              <w:t xml:space="preserve">Xóa</w:t>
            </w:r>
            <w:r w:rsidDel="00000000" w:rsidR="00000000" w:rsidRPr="00000000">
              <w:rPr>
                <w:rtl w:val="0"/>
              </w:rPr>
              <w:t xml:space="preserve"> của chức năng "</w:t>
            </w:r>
            <w:r w:rsidDel="00000000" w:rsidR="00000000" w:rsidRPr="00000000">
              <w:rPr>
                <w:b w:val="1"/>
                <w:bCs w:val="1"/>
                <w:rtl w:val="0"/>
              </w:rPr>
              <w:t xml:space="preserve">Kho kiến thức</w:t>
            </w:r>
            <w:r w:rsidDel="00000000" w:rsidR="00000000" w:rsidRPr="00000000">
              <w:rPr>
                <w:rtl w:val="0"/>
              </w:rPr>
              <w:t xml:space="preserve">". Truy cập phân quyền người dùng tại mục Cài đặt &gt; Thiết lập người dùng &gt; Phân quyền. Truy cập thiết lập Kho kiến thức tại Cài đặt &gt; Kho kiến thức</w:t>
            </w:r>
          </w:p>
          <w:p w:rsidR="00000000" w:rsidDel="00000000" w:rsidP="00000000" w:rsidRDefault="00000000" w:rsidRPr="00000000" w14:paraId="00000179">
            <w:pPr>
              <w:spacing w:before="80" w:lineRule="auto"/>
              <w:ind w:left="40" w:firstLine="0"/>
              <w:rPr/>
            </w:pPr>
            <w:r w:rsidDel="00000000" w:rsidR="00000000" w:rsidRPr="00000000">
              <w:rPr>
                <w:rtl w:val="0"/>
              </w:rPr>
              <w:t xml:space="preserve"> </w:t>
            </w:r>
          </w:p>
          <w:p w:rsidR="00000000" w:rsidDel="00000000" w:rsidP="00000000" w:rsidRDefault="00000000" w:rsidRPr="00000000" w14:paraId="0000017A">
            <w:pPr>
              <w:spacing w:before="80" w:lineRule="auto"/>
              <w:ind w:left="40" w:firstLine="0"/>
              <w:rPr/>
            </w:pPr>
            <w:r w:rsidDel="00000000" w:rsidR="00000000" w:rsidRPr="00000000">
              <w:rPr>
                <w:rtl w:val="0"/>
              </w:rPr>
              <w:t xml:space="preserve">Quyền chức năng thiết lập người dùng như sau:</w:t>
            </w:r>
          </w:p>
          <w:p w:rsidR="00000000" w:rsidDel="00000000" w:rsidP="00000000" w:rsidRDefault="00000000" w:rsidRPr="00000000" w14:paraId="0000017B">
            <w:pPr>
              <w:numPr>
                <w:ilvl w:val="0"/>
                <w:numId w:val="2"/>
              </w:numPr>
              <w:spacing w:before="240" w:lineRule="auto"/>
              <w:ind w:left="760" w:hanging="360"/>
              <w:rPr>
                <w:rFonts w:ascii="Roboto" w:cs="Roboto" w:eastAsia="Roboto" w:hAnsi="Roboto"/>
                <w:color w:val="172b4d"/>
                <w:sz w:val="21"/>
                <w:szCs w:val="21"/>
              </w:rPr>
            </w:pPr>
            <w:r w:rsidDel="00000000" w:rsidR="00000000" w:rsidRPr="00000000">
              <w:rPr>
                <w:rtl w:val="0"/>
              </w:rPr>
              <w:t xml:space="preserve">Quyền xóa: thể hiện người dùng được phép xóa tài liệu trong hệ thống</w:t>
            </w:r>
          </w:p>
          <w:p w:rsidR="00000000" w:rsidDel="00000000" w:rsidP="00000000" w:rsidRDefault="00000000" w:rsidRPr="00000000" w14:paraId="0000017C">
            <w:pPr>
              <w:spacing w:before="240" w:lineRule="auto"/>
              <w:rPr/>
            </w:pPr>
            <w:r w:rsidDel="00000000" w:rsidR="00000000" w:rsidRPr="00000000">
              <w:rPr>
                <w:rtl w:val="0"/>
              </w:rPr>
              <w:t xml:space="preserve">Có tài liệu hợp lệ đã tích hợp vào hệ thống.</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D">
            <w:pPr>
              <w:spacing w:before="80" w:lineRule="auto"/>
              <w:ind w:left="40" w:firstLine="0"/>
              <w:rPr>
                <w:b w:val="1"/>
                <w:bCs w:val="1"/>
              </w:rPr>
            </w:pPr>
            <w:r w:rsidDel="00000000" w:rsidR="00000000" w:rsidRPr="00000000">
              <w:rPr>
                <w:b w:val="1"/>
                <w:bCs w:val="1"/>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7E">
            <w:pPr>
              <w:spacing w:before="80" w:lineRule="auto"/>
              <w:ind w:left="40" w:firstLine="0"/>
              <w:rPr/>
            </w:pPr>
            <w:r w:rsidDel="00000000" w:rsidR="00000000" w:rsidRPr="00000000">
              <w:rPr>
                <w:rtl w:val="0"/>
              </w:rPr>
              <w:t xml:space="preserve">Người dùng thực hiện theo các bước sau:</w:t>
            </w:r>
          </w:p>
          <w:p w:rsidR="00000000" w:rsidDel="00000000" w:rsidP="00000000" w:rsidRDefault="00000000" w:rsidRPr="00000000" w14:paraId="0000017F">
            <w:pPr>
              <w:numPr>
                <w:ilvl w:val="0"/>
                <w:numId w:val="6"/>
              </w:numPr>
              <w:spacing w:before="80" w:lineRule="auto"/>
              <w:ind w:left="720" w:hanging="360"/>
            </w:pPr>
            <w:r w:rsidDel="00000000" w:rsidR="00000000" w:rsidRPr="00000000">
              <w:rPr>
                <w:rtl w:val="0"/>
              </w:rPr>
              <w:t xml:space="preserve">Bước 1: </w:t>
            </w:r>
          </w:p>
          <w:p w:rsidR="00000000" w:rsidDel="00000000" w:rsidP="00000000" w:rsidRDefault="00000000" w:rsidRPr="00000000" w14:paraId="00000180">
            <w:pPr>
              <w:spacing w:before="80" w:lineRule="auto"/>
              <w:ind w:left="720" w:firstLine="0"/>
              <w:rPr/>
            </w:pPr>
            <w:r w:rsidDel="00000000" w:rsidR="00000000" w:rsidRPr="00000000">
              <w:rPr>
                <w:rtl w:val="0"/>
              </w:rPr>
              <w:t xml:space="preserve">Sau khi đăng nhập vào hệ thống, nhấp chọn “</w:t>
            </w:r>
            <w:r w:rsidDel="00000000" w:rsidR="00000000" w:rsidRPr="00000000">
              <w:rPr>
                <w:b w:val="1"/>
                <w:bCs w:val="1"/>
                <w:rtl w:val="0"/>
              </w:rPr>
              <w:t xml:space="preserve">Cài đặt</w:t>
            </w:r>
            <w:r w:rsidDel="00000000" w:rsidR="00000000" w:rsidRPr="00000000">
              <w:rPr>
                <w:rtl w:val="0"/>
              </w:rPr>
              <w:t xml:space="preserve">” trong thanh menu, sau đó click chọn “</w:t>
            </w:r>
            <w:r w:rsidDel="00000000" w:rsidR="00000000" w:rsidRPr="00000000">
              <w:rPr>
                <w:b w:val="1"/>
                <w:bCs w:val="1"/>
                <w:rtl w:val="0"/>
              </w:rPr>
              <w:t xml:space="preserve">Thiết lập Ai</w:t>
            </w:r>
            <w:r w:rsidDel="00000000" w:rsidR="00000000" w:rsidRPr="00000000">
              <w:rPr>
                <w:rtl w:val="0"/>
              </w:rPr>
              <w:t xml:space="preserve">” trong sub menu của </w:t>
            </w:r>
            <w:r w:rsidDel="00000000" w:rsidR="00000000" w:rsidRPr="00000000">
              <w:rPr>
                <w:b w:val="1"/>
                <w:bCs w:val="1"/>
                <w:rtl w:val="0"/>
              </w:rPr>
              <w:t xml:space="preserve">Cài đặt</w:t>
            </w:r>
            <w:r w:rsidDel="00000000" w:rsidR="00000000" w:rsidRPr="00000000">
              <w:rPr>
                <w:rtl w:val="0"/>
              </w:rPr>
              <w:t xml:space="preserve">, giao diện </w:t>
            </w:r>
            <w:r w:rsidDel="00000000" w:rsidR="00000000" w:rsidRPr="00000000">
              <w:rPr>
                <w:b w:val="1"/>
                <w:bCs w:val="1"/>
                <w:rtl w:val="0"/>
              </w:rPr>
              <w:t xml:space="preserve">Quản lý AI </w:t>
            </w:r>
            <w:r w:rsidDel="00000000" w:rsidR="00000000" w:rsidRPr="00000000">
              <w:rPr>
                <w:rtl w:val="0"/>
              </w:rPr>
              <w:t xml:space="preserve">sẽ xuất hiện.</w:t>
            </w:r>
          </w:p>
          <w:p w:rsidR="00000000" w:rsidDel="00000000" w:rsidP="00000000" w:rsidRDefault="00000000" w:rsidRPr="00000000" w14:paraId="00000181">
            <w:pPr>
              <w:numPr>
                <w:ilvl w:val="0"/>
                <w:numId w:val="6"/>
              </w:numPr>
              <w:spacing w:before="80" w:lineRule="auto"/>
              <w:ind w:left="720" w:hanging="360"/>
            </w:pPr>
            <w:r w:rsidDel="00000000" w:rsidR="00000000" w:rsidRPr="00000000">
              <w:rPr>
                <w:rtl w:val="0"/>
              </w:rPr>
              <w:t xml:space="preserve">Bước 2: </w:t>
            </w:r>
          </w:p>
          <w:p w:rsidR="00000000" w:rsidDel="00000000" w:rsidP="00000000" w:rsidRDefault="00000000" w:rsidRPr="00000000" w14:paraId="00000182">
            <w:pPr>
              <w:spacing w:before="80" w:lineRule="auto"/>
              <w:ind w:left="720" w:firstLine="0"/>
              <w:rPr/>
            </w:pPr>
            <w:r w:rsidDel="00000000" w:rsidR="00000000" w:rsidRPr="00000000">
              <w:rPr>
                <w:rtl w:val="0"/>
              </w:rPr>
              <w:t xml:space="preserve">Để thực hiện xóa AI ra khỏi hệ thống, nhấp chọn biểu tượng “</w:t>
            </w:r>
            <w:r w:rsidDel="00000000" w:rsidR="00000000" w:rsidRPr="00000000">
              <w:rPr>
                <w:b w:val="1"/>
                <w:bCs w:val="1"/>
                <w:rtl w:val="0"/>
              </w:rPr>
              <w:t xml:space="preserve">Xóa</w:t>
            </w:r>
            <w:r w:rsidDel="00000000" w:rsidR="00000000" w:rsidRPr="00000000">
              <w:rPr>
                <w:rtl w:val="0"/>
              </w:rPr>
              <w:t xml:space="preserve">” trong thanh menu ẩn tại màn giao diện </w:t>
            </w:r>
            <w:r w:rsidDel="00000000" w:rsidR="00000000" w:rsidRPr="00000000">
              <w:rPr>
                <w:b w:val="1"/>
                <w:bCs w:val="1"/>
                <w:rtl w:val="0"/>
              </w:rPr>
              <w:t xml:space="preserve">Quản lý AI</w:t>
            </w:r>
            <w:r w:rsidDel="00000000" w:rsidR="00000000" w:rsidRPr="00000000">
              <w:rPr>
                <w:rtl w:val="0"/>
              </w:rPr>
              <w:t xml:space="preserve">. </w:t>
            </w:r>
          </w:p>
          <w:p w:rsidR="00000000" w:rsidDel="00000000" w:rsidP="00000000" w:rsidRDefault="00000000" w:rsidRPr="00000000" w14:paraId="00000183">
            <w:pPr>
              <w:numPr>
                <w:ilvl w:val="0"/>
                <w:numId w:val="5"/>
              </w:numPr>
              <w:spacing w:before="80" w:lineRule="auto"/>
              <w:ind w:left="720" w:hanging="360"/>
              <w:rPr>
                <w:u w:val="none"/>
              </w:rPr>
            </w:pPr>
            <w:r w:rsidDel="00000000" w:rsidR="00000000" w:rsidRPr="00000000">
              <w:rPr>
                <w:rtl w:val="0"/>
              </w:rPr>
              <w:t xml:space="preserve">Bước 3: </w:t>
            </w:r>
          </w:p>
          <w:p w:rsidR="00000000" w:rsidDel="00000000" w:rsidP="00000000" w:rsidRDefault="00000000" w:rsidRPr="00000000" w14:paraId="00000184">
            <w:pPr>
              <w:spacing w:before="80" w:lineRule="auto"/>
              <w:ind w:left="720" w:firstLine="0"/>
              <w:rPr/>
            </w:pPr>
            <w:r w:rsidDel="00000000" w:rsidR="00000000" w:rsidRPr="00000000">
              <w:rPr>
                <w:rtl w:val="0"/>
              </w:rPr>
              <w:t xml:space="preserve">Ấn chọn "Xác nhận” để xác nhận và hoàn thành thao tác xoá/loại tài liệu kiến thức ra khỏi hệ thống. Ấn chọn "Quay lại" để huỷ thao tác xoá đang thực hiện.</w:t>
            </w:r>
            <w:r w:rsidDel="00000000" w:rsidR="00000000" w:rsidRPr="00000000">
              <w:rPr>
                <w:rtl w:val="0"/>
              </w:rPr>
            </w:r>
          </w:p>
          <w:p w:rsidR="00000000" w:rsidDel="00000000" w:rsidP="00000000" w:rsidRDefault="00000000" w:rsidRPr="00000000" w14:paraId="00000185">
            <w:pPr>
              <w:spacing w:before="80" w:lineRule="auto"/>
              <w:ind w:left="720" w:firstLine="0"/>
              <w:rPr/>
            </w:pPr>
            <w:r w:rsidDel="00000000" w:rsidR="00000000" w:rsidRPr="00000000">
              <w:rPr>
                <w:rtl w:val="0"/>
              </w:rPr>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86">
            <w:pPr>
              <w:spacing w:before="80" w:lineRule="auto"/>
              <w:ind w:left="40" w:firstLine="0"/>
              <w:rPr/>
            </w:pPr>
            <w:r w:rsidDel="00000000" w:rsidR="00000000" w:rsidRPr="00000000">
              <w:rPr>
                <w:b w:val="1"/>
                <w:bCs w:val="1"/>
                <w:rtl w:val="0"/>
              </w:rPr>
              <w:t xml:space="preserve">Kết quả</w:t>
            </w:r>
            <w:r w:rsidDel="00000000" w:rsidR="00000000" w:rsidRPr="00000000">
              <w:rP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87">
            <w:pPr>
              <w:spacing w:before="80" w:lineRule="auto"/>
              <w:ind w:left="40" w:firstLine="0"/>
              <w:rPr/>
            </w:pPr>
            <w:r w:rsidDel="00000000" w:rsidR="00000000" w:rsidRPr="00000000">
              <w:rPr>
                <w:rtl w:val="0"/>
              </w:rPr>
              <w:t xml:space="preserve">Người dùng xóa một AI đã có trong hệ thống thành công khi thỏa mãn các điều kiện </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spacing w:after="0" w:before="0" w:lineRule="auto"/>
        <w:rPr>
          <w:color w:val="000000"/>
          <w:sz w:val="22"/>
          <w:szCs w:val="22"/>
        </w:rPr>
      </w:pPr>
      <w:bookmarkStart w:colFirst="0" w:colLast="0" w:name="_15vjtzjr3qv6" w:id="16"/>
      <w:bookmarkEnd w:id="16"/>
      <w:r w:rsidDel="00000000" w:rsidR="00000000" w:rsidRPr="00000000">
        <w:rPr>
          <w:color w:val="000000"/>
          <w:sz w:val="22"/>
          <w:szCs w:val="22"/>
          <w:rtl w:val="0"/>
        </w:rPr>
        <w:t xml:space="preserve">3.3 Wireframe</w:t>
      </w:r>
    </w:p>
    <w:p w:rsidR="00000000" w:rsidDel="00000000" w:rsidP="00000000" w:rsidRDefault="00000000" w:rsidRPr="00000000" w14:paraId="0000018B">
      <w:pPr>
        <w:rPr/>
      </w:pPr>
      <w:r w:rsidDel="00000000" w:rsidR="00000000" w:rsidRPr="00000000">
        <w:rPr/>
        <w:drawing>
          <wp:inline distB="114300" distT="114300" distL="114300" distR="114300">
            <wp:extent cx="5731200" cy="3213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spacing w:after="0" w:before="0" w:lineRule="auto"/>
        <w:rPr>
          <w:color w:val="000000"/>
          <w:sz w:val="22"/>
          <w:szCs w:val="22"/>
        </w:rPr>
      </w:pPr>
      <w:bookmarkStart w:colFirst="0" w:colLast="0" w:name="_yma32dfu857q" w:id="17"/>
      <w:bookmarkEnd w:id="17"/>
      <w:r w:rsidDel="00000000" w:rsidR="00000000" w:rsidRPr="00000000">
        <w:rPr>
          <w:color w:val="000000"/>
          <w:sz w:val="22"/>
          <w:szCs w:val="22"/>
          <w:rtl w:val="0"/>
        </w:rPr>
        <w:t xml:space="preserve">3.4 Mô tả trường dữ liệu</w:t>
      </w:r>
    </w:p>
    <w:p w:rsidR="00000000" w:rsidDel="00000000" w:rsidP="00000000" w:rsidRDefault="00000000" w:rsidRPr="00000000" w14:paraId="0000018E">
      <w:pPr>
        <w:rPr/>
      </w:pPr>
      <w:r w:rsidDel="00000000" w:rsidR="00000000" w:rsidRPr="00000000">
        <w:rPr>
          <w:rtl w:val="0"/>
        </w:rPr>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2355"/>
        <w:gridCol w:w="930"/>
        <w:gridCol w:w="2430"/>
        <w:gridCol w:w="2580"/>
        <w:tblGridChange w:id="0">
          <w:tblGrid>
            <w:gridCol w:w="735"/>
            <w:gridCol w:w="2355"/>
            <w:gridCol w:w="930"/>
            <w:gridCol w:w="2430"/>
            <w:gridCol w:w="25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Ràng buộc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78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1. Menu ẩn chứa các nút hành động</w:t>
            </w:r>
          </w:p>
          <w:p w:rsidR="00000000" w:rsidDel="00000000" w:rsidP="00000000" w:rsidRDefault="00000000" w:rsidRPr="00000000" w14:paraId="00000195">
            <w:pPr>
              <w:rPr/>
            </w:pPr>
            <w:r w:rsidDel="00000000" w:rsidR="00000000" w:rsidRPr="00000000">
              <w:rPr>
                <w:rtl w:val="0"/>
              </w:rPr>
              <w:t xml:space="preserve">(Số nút hành động có thể tăng thêm khi hệ thống có cập nhật hạ tầng tính năng này)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Nút Xóa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Khi click → hiển thị popup xác nhận xoá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Là điều kiện kích hoạt modal</w:t>
            </w:r>
          </w:p>
        </w:tc>
      </w:tr>
      <w:tr>
        <w:trPr>
          <w:cantSplit w:val="0"/>
          <w:trHeight w:val="78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2. Popup thông báo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Popup Thông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Modal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Chỉ hiển thị khi người dùng click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Nội dung: “Bạn chắc chắn muốn xoá?”</w:t>
            </w:r>
          </w:p>
          <w:p w:rsidR="00000000" w:rsidDel="00000000" w:rsidP="00000000" w:rsidRDefault="00000000" w:rsidRPr="00000000" w14:paraId="000001A9">
            <w:pPr>
              <w:rPr/>
            </w:pPr>
            <w:r w:rsidDel="00000000" w:rsidR="00000000" w:rsidRPr="00000000">
              <w:rPr>
                <w:rtl w:val="0"/>
              </w:rPr>
              <w:t xml:space="preserve">“</w:t>
            </w:r>
            <w:r w:rsidDel="00000000" w:rsidR="00000000" w:rsidRPr="00000000">
              <w:rPr>
                <w:rFonts w:ascii="Andika" w:cs="Andika" w:eastAsia="Andika" w:hAnsi="Andika"/>
                <w:color w:val="434343"/>
                <w:sz w:val="18"/>
                <w:szCs w:val="18"/>
                <w:rtl w:val="0"/>
              </w:rPr>
              <w:t xml:space="preserve">Xóa tài liệu kiến thức có thể ảnh hưởng tới cách AI trả lời</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bCs w:val="1"/>
                <w:rtl w:val="0"/>
              </w:rPr>
              <w:t xml:space="preserve">Nút Quay lại (trong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Đóng popup, không xoá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Không thay đổi dữ liệu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Nút Xác nhận (trong popup)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Thực hiện xoá bản ghi tài liệu ra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Nếu xoá thành công → hiển thị thông báo, refresh danh sách tài liệu trong tab giao diện </w:t>
            </w:r>
            <w:r w:rsidDel="00000000" w:rsidR="00000000" w:rsidRPr="00000000">
              <w:rPr>
                <w:b w:val="1"/>
                <w:bCs w:val="1"/>
                <w:rtl w:val="0"/>
              </w:rPr>
              <w:t xml:space="preserve">Kiến thức</w:t>
            </w:r>
            <w:r w:rsidDel="00000000" w:rsidR="00000000" w:rsidRPr="00000000">
              <w:rPr>
                <w:rtl w:val="0"/>
              </w:rPr>
              <w:t xml:space="preserve">, đồng thời xóa tài liệu ra khỏi nhóm kiến thức đã được gán vào</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spacing w:after="0" w:before="0" w:lineRule="auto"/>
        <w:rPr>
          <w:color w:val="000000"/>
          <w:sz w:val="22"/>
          <w:szCs w:val="22"/>
        </w:rPr>
      </w:pPr>
      <w:bookmarkStart w:colFirst="0" w:colLast="0" w:name="_kilr3jeyzci3" w:id="18"/>
      <w:bookmarkEnd w:id="18"/>
      <w:r w:rsidDel="00000000" w:rsidR="00000000" w:rsidRPr="00000000">
        <w:rPr>
          <w:color w:val="000000"/>
          <w:sz w:val="22"/>
          <w:szCs w:val="22"/>
          <w:rtl w:val="0"/>
        </w:rPr>
        <w:t xml:space="preserve">3.5 Ràng buộc hệ thống</w:t>
      </w:r>
    </w:p>
    <w:p w:rsidR="00000000" w:rsidDel="00000000" w:rsidP="00000000" w:rsidRDefault="00000000" w:rsidRPr="00000000" w14:paraId="000001B7">
      <w:pPr>
        <w:spacing w:after="240" w:before="240" w:line="276" w:lineRule="auto"/>
        <w:rPr/>
      </w:pPr>
      <w:r w:rsidDel="00000000" w:rsidR="00000000" w:rsidRPr="00000000">
        <w:rPr>
          <w:rtl w:val="0"/>
        </w:rPr>
      </w:r>
    </w:p>
    <w:tbl>
      <w:tblPr>
        <w:tblStyle w:val="Table12"/>
        <w:tblW w:w="9048.101171142973"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0.4760588457677"/>
        <w:gridCol w:w="1472.4118390725166"/>
        <w:gridCol w:w="1696.0693336151776"/>
        <w:gridCol w:w="1984.2519685039372"/>
        <w:gridCol w:w="2464.8919711055737"/>
        <w:tblGridChange w:id="0">
          <w:tblGrid>
            <w:gridCol w:w="1430.4760588457677"/>
            <w:gridCol w:w="1472.4118390725166"/>
            <w:gridCol w:w="1696.0693336151776"/>
            <w:gridCol w:w="1984.2519685039372"/>
            <w:gridCol w:w="2464.8919711055737"/>
          </w:tblGrid>
        </w:tblGridChange>
      </w:tblGrid>
      <w:tr>
        <w:trPr>
          <w:cantSplit w:val="0"/>
          <w:trHeight w:val="1142.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Trường hợp 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Mô tả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Ràng buộc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Thông báo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Hành động của hệ thống</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b w:val="1"/>
                <w:bCs w:val="1"/>
              </w:rPr>
            </w:pPr>
            <w:r w:rsidDel="00000000" w:rsidR="00000000" w:rsidRPr="00000000">
              <w:rPr>
                <w:b w:val="1"/>
                <w:bCs w:val="1"/>
                <w:rtl w:val="0"/>
              </w:rPr>
              <w:t xml:space="preserve">1. Người dùng nhấn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Khi người dùng chọn thao tác xóa từ danh sách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Bắt buộc hiển thị popup xác nhận trước khi thực hiện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Hiển thị popup: “Bạn chắc chắn muốn xóa?” “Xóa tài liệu kiến thức có thể ảnh hưởng </w:t>
            </w:r>
          </w:p>
          <w:p w:rsidR="00000000" w:rsidDel="00000000" w:rsidP="00000000" w:rsidRDefault="00000000" w:rsidRPr="00000000" w14:paraId="000001C2">
            <w:pPr>
              <w:rPr/>
            </w:pPr>
            <w:r w:rsidDel="00000000" w:rsidR="00000000" w:rsidRPr="00000000">
              <w:rPr>
                <w:rtl w:val="0"/>
              </w:rPr>
              <w:t xml:space="preserve">tới cách AI trả lời”</w:t>
            </w:r>
          </w:p>
          <w:p w:rsidR="00000000" w:rsidDel="00000000" w:rsidP="00000000" w:rsidRDefault="00000000" w:rsidRPr="00000000" w14:paraId="000001C3">
            <w:pPr>
              <w:rPr/>
            </w:pPr>
            <w:r w:rsidDel="00000000" w:rsidR="00000000" w:rsidRPr="00000000">
              <w:rPr>
                <w:rtl w:val="0"/>
              </w:rPr>
              <w:t xml:space="preserve">gồm 2 nút Quay lại và Xác nhận.</w:t>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2. Người dùng chọn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Người dùng xác nhận thực hiện thao tác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 Hệ thống kiểm tra lại các ràng buộc quyền, liên kết nhóm và AI. - Nếu hợp lệ thì tiến hành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Gọi API DELETE /knowledge/{id} để xóa tài liệu khỏi hệ thống.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b w:val="1"/>
                <w:bCs w:val="1"/>
              </w:rPr>
            </w:pPr>
            <w:r w:rsidDel="00000000" w:rsidR="00000000" w:rsidRPr="00000000">
              <w:rPr>
                <w:b w:val="1"/>
                <w:bCs w:val="1"/>
                <w:rtl w:val="0"/>
              </w:rPr>
              <w:t xml:space="preserve">3. Người dùng chọn “Quay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Người dùng hủy thao tác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Đóng popup, không thay đổi dữ liệu.</w:t>
            </w:r>
          </w:p>
        </w:tc>
      </w:tr>
      <w:tr>
        <w:trPr>
          <w:cantSplit w:val="0"/>
          <w:trHeight w:val="1984.251968503937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4. Người dùng không có quyền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Kiểm tra quyền hạn người dùng khi thao tác xóa tài liệu trong 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Chỉ người có vai trò Quản trị hệ thống hoặc Người tạo tài liệu mới có quyền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“Bạn không có quyền xóa tài liệu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Dừng thao tác, không hiển thị popup xác nhận.</w:t>
            </w:r>
          </w:p>
        </w:tc>
      </w:tr>
      <w:tr>
        <w:trPr>
          <w:cantSplit w:val="0"/>
          <w:trHeight w:val="21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5. Tài liệu đang được sử dụng trong nhóm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Tài liệu nằm trong 1 hoặc nhiều nhóm kiến thức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 phép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Hệ thống tự động gỡ liên kết tài liệu ra khỏi nhóm kiến thức</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6. Tài liệu đang được gán cho AI hoặc kịch bản tự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Tài liệu được AI hoặc kịch bản sử dụng làm dữ liệu huấn luyện / tham chiếu.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 phép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Hệ thống tự động gỡ liên kết tài liệu ra khỏi AI. Cập nhật lại danh sách tài liệu trong thiết lập AI</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7. Xóa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Tài liệu được xóa hoàn tất khỏi kho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“Xóa tài liệu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Cập nhật lại danh sách tài liệu. </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Ghi log thao tác xóa (thời gian, người thực hiện, ID tài liệu).</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76" w:lineRule="auto"/>
              <w:rPr/>
            </w:pPr>
            <w:r w:rsidDel="00000000" w:rsidR="00000000" w:rsidRPr="00000000">
              <w:rPr>
                <w:b w:val="1"/>
                <w:bCs w:val="1"/>
                <w:rtl w:val="0"/>
              </w:rPr>
              <w:t xml:space="preserve">8. Xóa thất bại do lỗi hệ thống hoặc kết nối mạng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rPr/>
            </w:pPr>
            <w:r w:rsidDel="00000000" w:rsidR="00000000" w:rsidRPr="00000000">
              <w:rPr>
                <w:rtl w:val="0"/>
              </w:rPr>
              <w:t xml:space="preserve">Khi hệ thống không thể xử lý yêu cầu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76"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76" w:lineRule="auto"/>
              <w:rPr/>
            </w:pPr>
            <w:r w:rsidDel="00000000" w:rsidR="00000000" w:rsidRPr="00000000">
              <w:rPr>
                <w:rtl w:val="0"/>
              </w:rPr>
              <w:t xml:space="preserve">“Không thể xóa tài liệu. Vui lòng thử lại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76" w:lineRule="auto"/>
              <w:rPr/>
            </w:pPr>
            <w:r w:rsidDel="00000000" w:rsidR="00000000" w:rsidRPr="00000000">
              <w:rPr>
                <w:rtl w:val="0"/>
              </w:rPr>
              <w:t xml:space="preserve">Hiển thị thông báo lỗi, không thay đổi dữ liệu.</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b w:val="1"/>
                <w:bCs w:val="1"/>
              </w:rPr>
            </w:pPr>
            <w:r w:rsidDel="00000000" w:rsidR="00000000" w:rsidRPr="00000000">
              <w:rPr>
                <w:b w:val="1"/>
                <w:bCs w:val="1"/>
                <w:rtl w:val="0"/>
              </w:rPr>
              <w:t xml:space="preserve">8. Ghi log thông tin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Ghi lại các thông tin về người xóa, thời gian xóa của tài liệu kiến thức được chọn xóa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Ghi lại các thông tin người xóa, thời gian xóa của kịch bản được chọn xóa. </w:t>
            </w:r>
          </w:p>
          <w:p w:rsidR="00000000" w:rsidDel="00000000" w:rsidP="00000000" w:rsidRDefault="00000000" w:rsidRPr="00000000" w14:paraId="000001EB">
            <w:pPr>
              <w:rPr>
                <w:shd w:fill="ff9900" w:val="clear"/>
              </w:rPr>
            </w:pPr>
            <w:r w:rsidDel="00000000" w:rsidR="00000000" w:rsidRPr="00000000">
              <w:rPr>
                <w:shd w:fill="ff9900" w:val="clear"/>
                <w:rtl w:val="0"/>
              </w:rPr>
              <w:t xml:space="preserve">=&gt; Gửi thông báo notification “[Tên User] đã xóa thành công [Tên kịch bản]” kèm giờ và ngày. (Phát triển sau, không phải sprint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“[Tên User] đã xóa thành công [Tên tài liệu]” </w:t>
            </w:r>
          </w:p>
          <w:p w:rsidR="00000000" w:rsidDel="00000000" w:rsidP="00000000" w:rsidRDefault="00000000" w:rsidRPr="00000000" w14:paraId="000001ED">
            <w:pPr>
              <w:rPr/>
            </w:pPr>
            <w:r w:rsidDel="00000000" w:rsidR="00000000" w:rsidRPr="00000000">
              <w:rPr>
                <w:rtl w:val="0"/>
              </w:rPr>
              <w:t xml:space="preserve">HH:MM DD:MM:YYYY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Xóa tài liệu, ghi log, gửi thông báo</w:t>
            </w:r>
          </w:p>
        </w:tc>
      </w:tr>
    </w:tbl>
    <w:p w:rsidR="00000000" w:rsidDel="00000000" w:rsidP="00000000" w:rsidRDefault="00000000" w:rsidRPr="00000000" w14:paraId="000001EF">
      <w:pPr>
        <w:spacing w:after="240" w:before="240" w:line="276" w:lineRule="auto"/>
        <w:rPr/>
      </w:pPr>
      <w:r w:rsidDel="00000000" w:rsidR="00000000" w:rsidRPr="00000000">
        <w:rPr>
          <w:rtl w:val="0"/>
        </w:rPr>
      </w:r>
    </w:p>
    <w:p w:rsidR="00000000" w:rsidDel="00000000" w:rsidP="00000000" w:rsidRDefault="00000000" w:rsidRPr="00000000" w14:paraId="000001F0">
      <w:pPr>
        <w:pStyle w:val="Heading2"/>
        <w:rPr>
          <w:shd w:fill="d9d9d9" w:val="clear"/>
        </w:rPr>
      </w:pPr>
      <w:bookmarkStart w:colFirst="0" w:colLast="0" w:name="_e25r1pcmhxpc" w:id="19"/>
      <w:bookmarkEnd w:id="19"/>
      <w:r w:rsidDel="00000000" w:rsidR="00000000" w:rsidRPr="00000000">
        <w:rPr>
          <w:shd w:fill="d9d9d9" w:val="clear"/>
          <w:rtl w:val="0"/>
        </w:rPr>
        <w:t xml:space="preserve">PENDING</w:t>
      </w:r>
    </w:p>
    <w:p w:rsidR="00000000" w:rsidDel="00000000" w:rsidP="00000000" w:rsidRDefault="00000000" w:rsidRPr="00000000" w14:paraId="000001F1">
      <w:pPr>
        <w:pStyle w:val="Heading2"/>
        <w:rPr>
          <w:shd w:fill="d9d9d9" w:val="clear"/>
        </w:rPr>
      </w:pPr>
      <w:bookmarkStart w:colFirst="0" w:colLast="0" w:name="_5th7v9oemjan" w:id="20"/>
      <w:bookmarkEnd w:id="20"/>
      <w:r w:rsidDel="00000000" w:rsidR="00000000" w:rsidRPr="00000000">
        <w:rPr>
          <w:shd w:fill="d9d9d9" w:val="clear"/>
          <w:rtl w:val="0"/>
        </w:rPr>
        <w:t xml:space="preserve">4. Xem nhóm kiến thức</w:t>
      </w:r>
    </w:p>
    <w:p w:rsidR="00000000" w:rsidDel="00000000" w:rsidP="00000000" w:rsidRDefault="00000000" w:rsidRPr="00000000" w14:paraId="000001F2">
      <w:pPr>
        <w:pStyle w:val="Heading3"/>
        <w:spacing w:after="0" w:before="0" w:lineRule="auto"/>
        <w:rPr>
          <w:color w:val="000000"/>
          <w:sz w:val="22"/>
          <w:szCs w:val="22"/>
          <w:shd w:fill="d9d9d9" w:val="clear"/>
        </w:rPr>
      </w:pPr>
      <w:bookmarkStart w:colFirst="0" w:colLast="0" w:name="_iqychve1rsb9" w:id="21"/>
      <w:bookmarkEnd w:id="21"/>
      <w:r w:rsidDel="00000000" w:rsidR="00000000" w:rsidRPr="00000000">
        <w:rPr>
          <w:color w:val="000000"/>
          <w:sz w:val="22"/>
          <w:szCs w:val="22"/>
          <w:shd w:fill="d9d9d9" w:val="clear"/>
          <w:rtl w:val="0"/>
        </w:rPr>
        <w:t xml:space="preserve">4.1 Mô tả chức năng</w:t>
      </w:r>
    </w:p>
    <w:p w:rsidR="00000000" w:rsidDel="00000000" w:rsidP="00000000" w:rsidRDefault="00000000" w:rsidRPr="00000000" w14:paraId="000001F3">
      <w:pPr>
        <w:rPr>
          <w:shd w:fill="d9d9d9" w:val="clear"/>
        </w:rPr>
      </w:pPr>
      <w:r w:rsidDel="00000000" w:rsidR="00000000" w:rsidRPr="00000000">
        <w:rPr>
          <w:rtl w:val="0"/>
        </w:rPr>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40"/>
        <w:tblGridChange w:id="0">
          <w:tblGrid>
            <w:gridCol w:w="1695"/>
            <w:gridCol w:w="7140"/>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F4">
            <w:pPr>
              <w:spacing w:before="80" w:lineRule="auto"/>
              <w:ind w:left="40" w:firstLine="0"/>
              <w:rPr>
                <w:b w:val="1"/>
                <w:bCs w:val="1"/>
                <w:shd w:fill="d9d9d9" w:val="clear"/>
              </w:rPr>
            </w:pPr>
            <w:r w:rsidDel="00000000" w:rsidR="00000000" w:rsidRPr="00000000">
              <w:rPr>
                <w:b w:val="1"/>
                <w:bCs w:val="1"/>
                <w:shd w:fill="d9d9d9" w:val="clear"/>
                <w:rtl w:val="0"/>
              </w:rPr>
              <w:t xml:space="preserve">Tên nghiệp vụ</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F5">
            <w:pPr>
              <w:spacing w:before="80" w:lineRule="auto"/>
              <w:ind w:left="40" w:firstLine="0"/>
              <w:rPr>
                <w:shd w:fill="d9d9d9" w:val="clear"/>
              </w:rPr>
            </w:pPr>
            <w:r w:rsidDel="00000000" w:rsidR="00000000" w:rsidRPr="00000000">
              <w:rPr>
                <w:shd w:fill="d9d9d9" w:val="clear"/>
                <w:rtl w:val="0"/>
              </w:rPr>
              <w:t xml:space="preserve">Xem danh sách các nhóm tài liệu kiến thức được tạo mới trong </w:t>
            </w:r>
            <w:r w:rsidDel="00000000" w:rsidR="00000000" w:rsidRPr="00000000">
              <w:rPr>
                <w:b w:val="1"/>
                <w:bCs w:val="1"/>
                <w:shd w:fill="d9d9d9" w:val="clear"/>
                <w:rtl w:val="0"/>
              </w:rPr>
              <w:t xml:space="preserve">Kho kiến thức</w:t>
            </w:r>
            <w:r w:rsidDel="00000000" w:rsidR="00000000" w:rsidRPr="00000000">
              <w:rPr>
                <w:shd w:fill="d9d9d9" w:val="clear"/>
                <w:rtl w:val="0"/>
              </w:rPr>
              <w:t xml:space="preserve">.</w:t>
            </w:r>
          </w:p>
        </w:tc>
      </w:tr>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F6">
            <w:pPr>
              <w:spacing w:before="80" w:lineRule="auto"/>
              <w:ind w:left="40" w:firstLine="0"/>
              <w:rPr>
                <w:b w:val="1"/>
                <w:bCs w:val="1"/>
                <w:shd w:fill="d9d9d9" w:val="clear"/>
              </w:rPr>
            </w:pPr>
            <w:r w:rsidDel="00000000" w:rsidR="00000000" w:rsidRPr="00000000">
              <w:rPr>
                <w:b w:val="1"/>
                <w:bCs w:val="1"/>
                <w:shd w:fill="d9d9d9" w:val="clear"/>
                <w:rtl w:val="0"/>
              </w:rPr>
              <w:t xml:space="preserve">Module</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F7">
            <w:pPr>
              <w:spacing w:before="80" w:lineRule="auto"/>
              <w:ind w:left="40" w:firstLine="0"/>
              <w:rPr>
                <w:b w:val="1"/>
                <w:bCs w:val="1"/>
                <w:shd w:fill="d9d9d9" w:val="clear"/>
              </w:rPr>
            </w:pPr>
            <w:r w:rsidDel="00000000" w:rsidR="00000000" w:rsidRPr="00000000">
              <w:rPr>
                <w:shd w:fill="d9d9d9" w:val="clear"/>
                <w:rtl w:val="0"/>
              </w:rPr>
              <w:t xml:space="preserve">Menu &gt; Cài đặt &gt; </w:t>
            </w:r>
            <w:r w:rsidDel="00000000" w:rsidR="00000000" w:rsidRPr="00000000">
              <w:rPr>
                <w:b w:val="1"/>
                <w:bCs w:val="1"/>
                <w:shd w:fill="d9d9d9" w:val="clear"/>
                <w:rtl w:val="0"/>
              </w:rPr>
              <w:t xml:space="preserve">Kho kiến thức </w:t>
            </w:r>
            <w:r w:rsidDel="00000000" w:rsidR="00000000" w:rsidRPr="00000000">
              <w:rPr>
                <w:shd w:fill="d9d9d9" w:val="clear"/>
                <w:rtl w:val="0"/>
              </w:rPr>
              <w:t xml:space="preserve">&gt; tab </w:t>
            </w:r>
            <w:r w:rsidDel="00000000" w:rsidR="00000000" w:rsidRPr="00000000">
              <w:rPr>
                <w:b w:val="1"/>
                <w:bCs w:val="1"/>
                <w:shd w:fill="d9d9d9" w:val="clear"/>
                <w:rtl w:val="0"/>
              </w:rPr>
              <w:t xml:space="preserve">Nhóm kiến thức</w:t>
            </w:r>
          </w:p>
        </w:tc>
      </w:tr>
      <w:tr>
        <w:trPr>
          <w:cantSplit w:val="0"/>
          <w:trHeight w:val="361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F8">
            <w:pPr>
              <w:spacing w:before="80" w:lineRule="auto"/>
              <w:ind w:left="40" w:firstLine="0"/>
              <w:rPr>
                <w:b w:val="1"/>
                <w:bCs w:val="1"/>
                <w:shd w:fill="d9d9d9" w:val="clear"/>
              </w:rPr>
            </w:pPr>
            <w:r w:rsidDel="00000000" w:rsidR="00000000" w:rsidRPr="00000000">
              <w:rPr>
                <w:b w:val="1"/>
                <w:bCs w:val="1"/>
                <w:shd w:fill="d9d9d9" w:val="clear"/>
                <w:rtl w:val="0"/>
              </w:rPr>
              <w:t xml:space="preserve">Mô tả</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1F9">
            <w:pPr>
              <w:spacing w:before="80" w:lineRule="auto"/>
              <w:ind w:left="40" w:firstLine="0"/>
              <w:rPr>
                <w:shd w:fill="d9d9d9" w:val="clear"/>
              </w:rPr>
            </w:pPr>
            <w:r w:rsidDel="00000000" w:rsidR="00000000" w:rsidRPr="00000000">
              <w:rPr>
                <w:shd w:fill="d9d9d9" w:val="clear"/>
                <w:rtl w:val="0"/>
              </w:rPr>
              <w:t xml:space="preserve">Tính năng cho phép xem danh sách những </w:t>
            </w:r>
            <w:r w:rsidDel="00000000" w:rsidR="00000000" w:rsidRPr="00000000">
              <w:rPr>
                <w:b w:val="1"/>
                <w:bCs w:val="1"/>
                <w:shd w:fill="d9d9d9" w:val="clear"/>
                <w:rtl w:val="0"/>
              </w:rPr>
              <w:t xml:space="preserve">nhóm kiến thức (nhóm tài liệu)</w:t>
            </w:r>
            <w:r w:rsidDel="00000000" w:rsidR="00000000" w:rsidRPr="00000000">
              <w:rPr>
                <w:shd w:fill="d9d9d9" w:val="clear"/>
                <w:rtl w:val="0"/>
              </w:rPr>
              <w:t xml:space="preserve"> được tạo mới trong hệ thống. Nhóm này bao gồm các tài liệu đã được tích hợp vào nhóm trước đó.</w:t>
            </w:r>
          </w:p>
          <w:p w:rsidR="00000000" w:rsidDel="00000000" w:rsidP="00000000" w:rsidRDefault="00000000" w:rsidRPr="00000000" w14:paraId="000001FA">
            <w:pPr>
              <w:spacing w:before="80" w:lineRule="auto"/>
              <w:ind w:left="40" w:firstLine="0"/>
              <w:rPr>
                <w:shd w:fill="d9d9d9" w:val="clear"/>
              </w:rPr>
            </w:pPr>
            <w:r w:rsidDel="00000000" w:rsidR="00000000" w:rsidRPr="00000000">
              <w:rPr>
                <w:rtl w:val="0"/>
              </w:rPr>
            </w:r>
          </w:p>
          <w:p w:rsidR="00000000" w:rsidDel="00000000" w:rsidP="00000000" w:rsidRDefault="00000000" w:rsidRPr="00000000" w14:paraId="000001FB">
            <w:pPr>
              <w:spacing w:before="80" w:lineRule="auto"/>
              <w:ind w:left="40" w:firstLine="0"/>
              <w:rPr>
                <w:shd w:fill="d9d9d9" w:val="clear"/>
              </w:rPr>
            </w:pPr>
            <w:r w:rsidDel="00000000" w:rsidR="00000000" w:rsidRPr="00000000">
              <w:rPr>
                <w:shd w:fill="d9d9d9" w:val="clear"/>
                <w:rtl w:val="0"/>
              </w:rPr>
              <w:t xml:space="preserve">Danh sách nhóm tài liệu được tích hợp vào hệ thống, tên chính thức: “</w:t>
            </w:r>
            <w:r w:rsidDel="00000000" w:rsidR="00000000" w:rsidRPr="00000000">
              <w:rPr>
                <w:b w:val="1"/>
                <w:bCs w:val="1"/>
                <w:shd w:fill="d9d9d9" w:val="clear"/>
                <w:rtl w:val="0"/>
              </w:rPr>
              <w:t xml:space="preserve">Nhóm kiến thức</w:t>
            </w:r>
            <w:r w:rsidDel="00000000" w:rsidR="00000000" w:rsidRPr="00000000">
              <w:rPr>
                <w:shd w:fill="d9d9d9" w:val="clear"/>
                <w:rtl w:val="0"/>
              </w:rPr>
              <w:t xml:space="preserve">”, dựa theo thông tin cột bao gồm:</w:t>
            </w:r>
          </w:p>
          <w:p w:rsidR="00000000" w:rsidDel="00000000" w:rsidP="00000000" w:rsidRDefault="00000000" w:rsidRPr="00000000" w14:paraId="000001FC">
            <w:pPr>
              <w:spacing w:before="80" w:lineRule="auto"/>
              <w:ind w:left="40" w:firstLine="0"/>
              <w:rPr>
                <w:shd w:fill="d9d9d9" w:val="clear"/>
              </w:rPr>
            </w:pPr>
            <w:r w:rsidDel="00000000" w:rsidR="00000000" w:rsidRPr="00000000">
              <w:rPr>
                <w:shd w:fill="d9d9d9" w:val="clear"/>
                <w:rtl w:val="0"/>
              </w:rPr>
              <w:t xml:space="preserve">+ Tên nhóm: Thể hiện tên nhóm kiến thức do người dùng đặt</w:t>
            </w:r>
          </w:p>
          <w:p w:rsidR="00000000" w:rsidDel="00000000" w:rsidP="00000000" w:rsidRDefault="00000000" w:rsidRPr="00000000" w14:paraId="000001FD">
            <w:pPr>
              <w:spacing w:before="80" w:lineRule="auto"/>
              <w:ind w:left="40" w:firstLine="0"/>
              <w:rPr>
                <w:shd w:fill="d9d9d9" w:val="clear"/>
              </w:rPr>
            </w:pPr>
            <w:r w:rsidDel="00000000" w:rsidR="00000000" w:rsidRPr="00000000">
              <w:rPr>
                <w:shd w:fill="d9d9d9" w:val="clear"/>
                <w:rtl w:val="0"/>
              </w:rPr>
              <w:t xml:space="preserve">+ Số lượng: Thể hiện số tài liệu có trong nhóm kiến thức này</w:t>
            </w:r>
          </w:p>
          <w:p w:rsidR="00000000" w:rsidDel="00000000" w:rsidP="00000000" w:rsidRDefault="00000000" w:rsidRPr="00000000" w14:paraId="000001FE">
            <w:pPr>
              <w:spacing w:before="80" w:lineRule="auto"/>
              <w:ind w:left="40" w:firstLine="0"/>
              <w:rPr>
                <w:shd w:fill="d9d9d9" w:val="clear"/>
              </w:rPr>
            </w:pPr>
            <w:r w:rsidDel="00000000" w:rsidR="00000000" w:rsidRPr="00000000">
              <w:rPr>
                <w:shd w:fill="d9d9d9" w:val="clear"/>
                <w:rtl w:val="0"/>
              </w:rPr>
              <w:t xml:space="preserve">+ Ngày tạo: thể hiện ngày tạo nhóm tài liệu này lần đầu</w:t>
            </w:r>
          </w:p>
          <w:p w:rsidR="00000000" w:rsidDel="00000000" w:rsidP="00000000" w:rsidRDefault="00000000" w:rsidRPr="00000000" w14:paraId="000001FF">
            <w:pPr>
              <w:spacing w:before="80" w:lineRule="auto"/>
              <w:ind w:left="40" w:firstLine="0"/>
              <w:rPr>
                <w:shd w:fill="d9d9d9" w:val="clear"/>
              </w:rPr>
            </w:pPr>
            <w:r w:rsidDel="00000000" w:rsidR="00000000" w:rsidRPr="00000000">
              <w:rPr>
                <w:shd w:fill="d9d9d9" w:val="clear"/>
                <w:rtl w:val="0"/>
              </w:rPr>
              <w:t xml:space="preserve">+ Ngày cập nhật:  thể hiện ngày gần nhất cập nhật/chỉnh sửa nhóm kiến thức này</w:t>
            </w:r>
          </w:p>
          <w:p w:rsidR="00000000" w:rsidDel="00000000" w:rsidP="00000000" w:rsidRDefault="00000000" w:rsidRPr="00000000" w14:paraId="00000200">
            <w:pPr>
              <w:spacing w:before="80" w:lineRule="auto"/>
              <w:rPr>
                <w:shd w:fill="d9d9d9" w:val="clear"/>
              </w:rPr>
            </w:pPr>
            <w:r w:rsidDel="00000000" w:rsidR="00000000" w:rsidRPr="00000000">
              <w:rPr>
                <w:shd w:fill="d9d9d9" w:val="clear"/>
                <w:rtl w:val="0"/>
              </w:rPr>
              <w:t xml:space="preserve"> + Người tạo: Thể hiện người dùng tạo ra nhóm tài liệu này</w:t>
            </w:r>
          </w:p>
          <w:p w:rsidR="00000000" w:rsidDel="00000000" w:rsidP="00000000" w:rsidRDefault="00000000" w:rsidRPr="00000000" w14:paraId="00000201">
            <w:pPr>
              <w:spacing w:before="80" w:lineRule="auto"/>
              <w:ind w:left="40" w:firstLine="0"/>
              <w:rPr>
                <w:color w:val="172b4d"/>
                <w:shd w:fill="d9d9d9" w:val="clear"/>
              </w:rPr>
            </w:pPr>
            <w:r w:rsidDel="00000000" w:rsidR="00000000" w:rsidRPr="00000000">
              <w:rPr>
                <w:shd w:fill="d9d9d9" w:val="clear"/>
                <w:rtl w:val="0"/>
              </w:rPr>
              <w:t xml:space="preserve">+ Cột thao tác hiển thị icon thể hiện thao tác chọn hành động chỉnh sửa, xoá</w:t>
            </w:r>
            <w:r w:rsidDel="00000000" w:rsidR="00000000" w:rsidRPr="00000000">
              <w:rPr>
                <w:rtl w:val="0"/>
              </w:rPr>
            </w:r>
          </w:p>
        </w:tc>
      </w:tr>
      <w:tr>
        <w:trPr>
          <w:cantSplit w:val="0"/>
          <w:trHeight w:val="312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202">
            <w:pPr>
              <w:spacing w:before="80" w:lineRule="auto"/>
              <w:ind w:left="40" w:firstLine="0"/>
              <w:rPr>
                <w:b w:val="1"/>
                <w:bCs w:val="1"/>
                <w:shd w:fill="d9d9d9" w:val="clear"/>
              </w:rPr>
            </w:pPr>
            <w:r w:rsidDel="00000000" w:rsidR="00000000" w:rsidRPr="00000000">
              <w:rPr>
                <w:b w:val="1"/>
                <w:bCs w:val="1"/>
                <w:shd w:fill="d9d9d9" w:val="clear"/>
                <w:rtl w:val="0"/>
              </w:rPr>
              <w:t xml:space="preserve">Điều kiện cần để thực hiện 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203">
            <w:pPr>
              <w:spacing w:before="80" w:lineRule="auto"/>
              <w:ind w:left="40" w:firstLine="0"/>
              <w:rPr>
                <w:shd w:fill="d9d9d9" w:val="clear"/>
              </w:rPr>
            </w:pPr>
            <w:r w:rsidDel="00000000" w:rsidR="00000000" w:rsidRPr="00000000">
              <w:rPr>
                <w:shd w:fill="d9d9d9" w:val="clear"/>
                <w:rtl w:val="0"/>
              </w:rPr>
              <w:t xml:space="preserve">Người dùng được phân quyền Xem của chức năng "Kho kiến thức". Truy cập phân quyền người dùng tại mục Cài đặt &gt; Thiết lập người dùng &gt; Phân quyền. Truy cập </w:t>
            </w:r>
            <w:r w:rsidDel="00000000" w:rsidR="00000000" w:rsidRPr="00000000">
              <w:rPr>
                <w:b w:val="1"/>
                <w:bCs w:val="1"/>
                <w:shd w:fill="d9d9d9" w:val="clear"/>
                <w:rtl w:val="0"/>
              </w:rPr>
              <w:t xml:space="preserve">Kho kiến thức</w:t>
            </w:r>
            <w:r w:rsidDel="00000000" w:rsidR="00000000" w:rsidRPr="00000000">
              <w:rPr>
                <w:shd w:fill="d9d9d9" w:val="clear"/>
                <w:rtl w:val="0"/>
              </w:rPr>
              <w:t xml:space="preserve"> tại Cài đặt &gt; Kho kiến thức</w:t>
            </w:r>
          </w:p>
          <w:p w:rsidR="00000000" w:rsidDel="00000000" w:rsidP="00000000" w:rsidRDefault="00000000" w:rsidRPr="00000000" w14:paraId="00000204">
            <w:pPr>
              <w:spacing w:before="80" w:lineRule="auto"/>
              <w:ind w:left="40" w:firstLine="0"/>
              <w:rPr>
                <w:shd w:fill="d9d9d9" w:val="clear"/>
              </w:rPr>
            </w:pPr>
            <w:r w:rsidDel="00000000" w:rsidR="00000000" w:rsidRPr="00000000">
              <w:rPr>
                <w:shd w:fill="d9d9d9" w:val="clear"/>
                <w:rtl w:val="0"/>
              </w:rPr>
              <w:t xml:space="preserve"> </w:t>
            </w:r>
          </w:p>
          <w:p w:rsidR="00000000" w:rsidDel="00000000" w:rsidP="00000000" w:rsidRDefault="00000000" w:rsidRPr="00000000" w14:paraId="00000205">
            <w:pPr>
              <w:spacing w:before="80" w:lineRule="auto"/>
              <w:ind w:left="40" w:firstLine="0"/>
              <w:rPr>
                <w:shd w:fill="d9d9d9" w:val="clear"/>
              </w:rPr>
            </w:pPr>
            <w:r w:rsidDel="00000000" w:rsidR="00000000" w:rsidRPr="00000000">
              <w:rPr>
                <w:shd w:fill="d9d9d9" w:val="clear"/>
                <w:rtl w:val="0"/>
              </w:rPr>
              <w:t xml:space="preserve">Quyền chức năng thiết lập người dùng như sau:</w:t>
            </w:r>
          </w:p>
          <w:p w:rsidR="00000000" w:rsidDel="00000000" w:rsidP="00000000" w:rsidRDefault="00000000" w:rsidRPr="00000000" w14:paraId="00000206">
            <w:pPr>
              <w:numPr>
                <w:ilvl w:val="0"/>
                <w:numId w:val="1"/>
              </w:numPr>
              <w:spacing w:before="240" w:lineRule="auto"/>
              <w:ind w:left="760" w:hanging="360"/>
              <w:rPr>
                <w:rFonts w:ascii="Roboto" w:cs="Roboto" w:eastAsia="Roboto" w:hAnsi="Roboto"/>
                <w:color w:val="172b4d"/>
                <w:sz w:val="21"/>
                <w:szCs w:val="21"/>
                <w:shd w:fill="d9d9d9" w:val="clear"/>
              </w:rPr>
            </w:pPr>
            <w:r w:rsidDel="00000000" w:rsidR="00000000" w:rsidRPr="00000000">
              <w:rPr>
                <w:shd w:fill="d9d9d9" w:val="clear"/>
                <w:rtl w:val="0"/>
              </w:rPr>
              <w:t xml:space="preserve">Quyền xem: thể hiện người dùng được phép xem toàn bộ danh sách tài liệu kết nối và nhóm tài liệu</w:t>
            </w:r>
          </w:p>
        </w:tc>
      </w:tr>
      <w:tr>
        <w:trPr>
          <w:cantSplit w:val="0"/>
          <w:trHeight w:val="1646.9999999999993"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207">
            <w:pPr>
              <w:spacing w:before="80" w:lineRule="auto"/>
              <w:ind w:left="40" w:firstLine="0"/>
              <w:rPr>
                <w:b w:val="1"/>
                <w:bCs w:val="1"/>
                <w:shd w:fill="d9d9d9" w:val="clear"/>
              </w:rPr>
            </w:pPr>
            <w:r w:rsidDel="00000000" w:rsidR="00000000" w:rsidRPr="00000000">
              <w:rPr>
                <w:b w:val="1"/>
                <w:bCs w:val="1"/>
                <w:shd w:fill="d9d9d9" w:val="clear"/>
                <w:rtl w:val="0"/>
              </w:rPr>
              <w:t xml:space="preserve">Hành động</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208">
            <w:pPr>
              <w:spacing w:before="80" w:lineRule="auto"/>
              <w:ind w:left="40" w:firstLine="0"/>
              <w:rPr>
                <w:shd w:fill="d9d9d9" w:val="clear"/>
              </w:rPr>
            </w:pPr>
            <w:r w:rsidDel="00000000" w:rsidR="00000000" w:rsidRPr="00000000">
              <w:rPr>
                <w:shd w:fill="d9d9d9" w:val="clear"/>
                <w:rtl w:val="0"/>
              </w:rPr>
              <w:t xml:space="preserve">Người dùng thực hiện theo các bước sau:</w:t>
            </w:r>
          </w:p>
          <w:p w:rsidR="00000000" w:rsidDel="00000000" w:rsidP="00000000" w:rsidRDefault="00000000" w:rsidRPr="00000000" w14:paraId="00000209">
            <w:pPr>
              <w:spacing w:before="80" w:lineRule="auto"/>
              <w:ind w:left="40" w:firstLine="0"/>
              <w:rPr>
                <w:shd w:fill="d9d9d9" w:val="clear"/>
              </w:rPr>
            </w:pPr>
            <w:r w:rsidDel="00000000" w:rsidR="00000000" w:rsidRPr="00000000">
              <w:rPr>
                <w:b w:val="1"/>
                <w:bCs w:val="1"/>
                <w:shd w:fill="d9d9d9" w:val="clear"/>
                <w:rtl w:val="0"/>
              </w:rPr>
              <w:t xml:space="preserve">Bước 1:</w:t>
            </w:r>
            <w:r w:rsidDel="00000000" w:rsidR="00000000" w:rsidRPr="00000000">
              <w:rPr>
                <w:shd w:fill="d9d9d9" w:val="clear"/>
                <w:rtl w:val="0"/>
              </w:rPr>
              <w:t xml:space="preserve"> Truy cập màn danh sách quản lý </w:t>
            </w:r>
            <w:r w:rsidDel="00000000" w:rsidR="00000000" w:rsidRPr="00000000">
              <w:rPr>
                <w:b w:val="1"/>
                <w:bCs w:val="1"/>
                <w:shd w:fill="d9d9d9" w:val="clear"/>
                <w:rtl w:val="0"/>
              </w:rPr>
              <w:t xml:space="preserve">Kho kiến thức</w:t>
            </w:r>
            <w:r w:rsidDel="00000000" w:rsidR="00000000" w:rsidRPr="00000000">
              <w:rPr>
                <w:shd w:fill="d9d9d9" w:val="clear"/>
                <w:rtl w:val="0"/>
              </w:rPr>
              <w:t xml:space="preserve"> tại mục Cài đặt &gt; Kho kiến thức</w:t>
            </w:r>
          </w:p>
          <w:p w:rsidR="00000000" w:rsidDel="00000000" w:rsidP="00000000" w:rsidRDefault="00000000" w:rsidRPr="00000000" w14:paraId="0000020A">
            <w:pPr>
              <w:spacing w:before="80" w:lineRule="auto"/>
              <w:ind w:left="40" w:firstLine="0"/>
              <w:rPr>
                <w:shd w:fill="d9d9d9" w:val="clear"/>
              </w:rPr>
            </w:pPr>
            <w:r w:rsidDel="00000000" w:rsidR="00000000" w:rsidRPr="00000000">
              <w:rPr>
                <w:shd w:fill="d9d9d9" w:val="clear"/>
                <w:rtl w:val="0"/>
              </w:rPr>
              <w:t xml:space="preserve">Giao diện </w:t>
            </w:r>
            <w:r w:rsidDel="00000000" w:rsidR="00000000" w:rsidRPr="00000000">
              <w:rPr>
                <w:b w:val="1"/>
                <w:bCs w:val="1"/>
                <w:shd w:fill="d9d9d9" w:val="clear"/>
                <w:rtl w:val="0"/>
              </w:rPr>
              <w:t xml:space="preserve">Kho kiến thức</w:t>
            </w:r>
            <w:r w:rsidDel="00000000" w:rsidR="00000000" w:rsidRPr="00000000">
              <w:rPr>
                <w:shd w:fill="d9d9d9" w:val="clear"/>
                <w:rtl w:val="0"/>
              </w:rPr>
              <w:t xml:space="preserve"> sẽ hiển thị. Giao diện sẽ bao gồm 2 tab là </w:t>
            </w:r>
            <w:r w:rsidDel="00000000" w:rsidR="00000000" w:rsidRPr="00000000">
              <w:rPr>
                <w:b w:val="1"/>
                <w:bCs w:val="1"/>
                <w:shd w:fill="d9d9d9" w:val="clear"/>
                <w:rtl w:val="0"/>
              </w:rPr>
              <w:t xml:space="preserve">Kiến thức</w:t>
            </w:r>
            <w:r w:rsidDel="00000000" w:rsidR="00000000" w:rsidRPr="00000000">
              <w:rPr>
                <w:shd w:fill="d9d9d9" w:val="clear"/>
                <w:rtl w:val="0"/>
              </w:rPr>
              <w:t xml:space="preserve"> và </w:t>
            </w:r>
            <w:r w:rsidDel="00000000" w:rsidR="00000000" w:rsidRPr="00000000">
              <w:rPr>
                <w:b w:val="1"/>
                <w:bCs w:val="1"/>
                <w:shd w:fill="d9d9d9" w:val="clear"/>
                <w:rtl w:val="0"/>
              </w:rPr>
              <w:t xml:space="preserve">Nhóm kiến thức</w:t>
            </w:r>
            <w:r w:rsidDel="00000000" w:rsidR="00000000" w:rsidRPr="00000000">
              <w:rPr>
                <w:shd w:fill="d9d9d9" w:val="clear"/>
                <w:rtl w:val="0"/>
              </w:rPr>
              <w:t xml:space="preserve">. </w:t>
            </w:r>
          </w:p>
          <w:p w:rsidR="00000000" w:rsidDel="00000000" w:rsidP="00000000" w:rsidRDefault="00000000" w:rsidRPr="00000000" w14:paraId="0000020B">
            <w:pPr>
              <w:spacing w:before="80" w:lineRule="auto"/>
              <w:ind w:left="40" w:firstLine="0"/>
              <w:rPr>
                <w:shd w:fill="d9d9d9" w:val="clear"/>
              </w:rPr>
            </w:pPr>
            <w:r w:rsidDel="00000000" w:rsidR="00000000" w:rsidRPr="00000000">
              <w:rPr>
                <w:shd w:fill="d9d9d9" w:val="clear"/>
                <w:rtl w:val="0"/>
              </w:rPr>
              <w:t xml:space="preserve">Mặc định hiển thị tab </w:t>
            </w:r>
            <w:r w:rsidDel="00000000" w:rsidR="00000000" w:rsidRPr="00000000">
              <w:rPr>
                <w:b w:val="1"/>
                <w:bCs w:val="1"/>
                <w:shd w:fill="d9d9d9" w:val="clear"/>
                <w:rtl w:val="0"/>
              </w:rPr>
              <w:t xml:space="preserve">Kiến thức</w:t>
            </w:r>
            <w:r w:rsidDel="00000000" w:rsidR="00000000" w:rsidRPr="00000000">
              <w:rPr>
                <w:shd w:fill="d9d9d9" w:val="clear"/>
                <w:rtl w:val="0"/>
              </w:rPr>
              <w:t xml:space="preserve"> trước tiên.</w:t>
            </w:r>
          </w:p>
          <w:p w:rsidR="00000000" w:rsidDel="00000000" w:rsidP="00000000" w:rsidRDefault="00000000" w:rsidRPr="00000000" w14:paraId="0000020C">
            <w:pPr>
              <w:spacing w:before="80" w:lineRule="auto"/>
              <w:ind w:left="40" w:firstLine="0"/>
              <w:rPr>
                <w:b w:val="1"/>
                <w:bCs w:val="1"/>
                <w:shd w:fill="d9d9d9" w:val="clear"/>
              </w:rPr>
            </w:pPr>
            <w:r w:rsidDel="00000000" w:rsidR="00000000" w:rsidRPr="00000000">
              <w:rPr>
                <w:shd w:fill="d9d9d9" w:val="clear"/>
                <w:rtl w:val="0"/>
              </w:rPr>
              <w:t xml:space="preserve">Nhấp chọn tab </w:t>
            </w:r>
            <w:r w:rsidDel="00000000" w:rsidR="00000000" w:rsidRPr="00000000">
              <w:rPr>
                <w:b w:val="1"/>
                <w:bCs w:val="1"/>
                <w:shd w:fill="d9d9d9" w:val="clear"/>
                <w:rtl w:val="0"/>
              </w:rPr>
              <w:t xml:space="preserve">Nhóm kiến thức. </w:t>
            </w:r>
          </w:p>
        </w:tc>
      </w:tr>
      <w:tr>
        <w:trPr>
          <w:cantSplit w:val="0"/>
          <w:trHeight w:val="93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20D">
            <w:pPr>
              <w:spacing w:before="80" w:lineRule="auto"/>
              <w:ind w:left="40" w:firstLine="0"/>
              <w:rPr>
                <w:shd w:fill="d9d9d9" w:val="clear"/>
              </w:rPr>
            </w:pPr>
            <w:r w:rsidDel="00000000" w:rsidR="00000000" w:rsidRPr="00000000">
              <w:rPr>
                <w:b w:val="1"/>
                <w:bCs w:val="1"/>
                <w:shd w:fill="d9d9d9" w:val="clear"/>
                <w:rtl w:val="0"/>
              </w:rPr>
              <w:t xml:space="preserve">Kết quả</w:t>
            </w:r>
            <w:r w:rsidDel="00000000" w:rsidR="00000000" w:rsidRPr="00000000">
              <w:rPr>
                <w:shd w:fill="d9d9d9" w:val="clear"/>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20E">
            <w:pPr>
              <w:spacing w:before="80" w:lineRule="auto"/>
              <w:ind w:left="40" w:firstLine="0"/>
              <w:rPr>
                <w:shd w:fill="d9d9d9" w:val="clear"/>
              </w:rPr>
            </w:pPr>
            <w:r w:rsidDel="00000000" w:rsidR="00000000" w:rsidRPr="00000000">
              <w:rPr>
                <w:shd w:fill="d9d9d9" w:val="clear"/>
                <w:rtl w:val="0"/>
              </w:rPr>
              <w:t xml:space="preserve">Người dùng truy cập Xem được danh sách </w:t>
            </w:r>
            <w:r w:rsidDel="00000000" w:rsidR="00000000" w:rsidRPr="00000000">
              <w:rPr>
                <w:b w:val="1"/>
                <w:bCs w:val="1"/>
                <w:shd w:fill="d9d9d9" w:val="clear"/>
                <w:rtl w:val="0"/>
              </w:rPr>
              <w:t xml:space="preserve">Nhóm kiến thức </w:t>
            </w:r>
            <w:r w:rsidDel="00000000" w:rsidR="00000000" w:rsidRPr="00000000">
              <w:rPr>
                <w:shd w:fill="d9d9d9" w:val="clear"/>
                <w:rtl w:val="0"/>
              </w:rPr>
              <w:t xml:space="preserve">có trong </w:t>
            </w:r>
            <w:r w:rsidDel="00000000" w:rsidR="00000000" w:rsidRPr="00000000">
              <w:rPr>
                <w:b w:val="1"/>
                <w:bCs w:val="1"/>
                <w:shd w:fill="d9d9d9" w:val="clear"/>
                <w:rtl w:val="0"/>
              </w:rPr>
              <w:t xml:space="preserve">Kho kiến thức </w:t>
            </w:r>
            <w:r w:rsidDel="00000000" w:rsidR="00000000" w:rsidRPr="00000000">
              <w:rPr>
                <w:shd w:fill="d9d9d9" w:val="clear"/>
                <w:rtl w:val="0"/>
              </w:rPr>
              <w:t xml:space="preserve">tạo tiền đề cho việc thực hiện thao tác Tạo mới, Chỉnh sửa, Xoá nhóm kiến thức theo đúng với quyền người dùng đã được thiết lập.</w:t>
            </w:r>
          </w:p>
        </w:tc>
      </w:tr>
    </w:tbl>
    <w:p w:rsidR="00000000" w:rsidDel="00000000" w:rsidP="00000000" w:rsidRDefault="00000000" w:rsidRPr="00000000" w14:paraId="0000020F">
      <w:pPr>
        <w:rPr>
          <w:shd w:fill="d9d9d9" w:val="clear"/>
        </w:rPr>
      </w:pPr>
      <w:r w:rsidDel="00000000" w:rsidR="00000000" w:rsidRPr="00000000">
        <w:rPr>
          <w:rtl w:val="0"/>
        </w:rPr>
      </w:r>
    </w:p>
    <w:p w:rsidR="00000000" w:rsidDel="00000000" w:rsidP="00000000" w:rsidRDefault="00000000" w:rsidRPr="00000000" w14:paraId="00000210">
      <w:pPr>
        <w:pStyle w:val="Heading3"/>
        <w:spacing w:after="0" w:before="0" w:lineRule="auto"/>
        <w:rPr>
          <w:color w:val="000000"/>
          <w:sz w:val="22"/>
          <w:szCs w:val="22"/>
          <w:shd w:fill="d9d9d9" w:val="clear"/>
        </w:rPr>
      </w:pPr>
      <w:bookmarkStart w:colFirst="0" w:colLast="0" w:name="_lzp6oou8g66t" w:id="22"/>
      <w:bookmarkEnd w:id="22"/>
      <w:r w:rsidDel="00000000" w:rsidR="00000000" w:rsidRPr="00000000">
        <w:rPr>
          <w:rtl w:val="0"/>
        </w:rPr>
      </w:r>
    </w:p>
    <w:p w:rsidR="00000000" w:rsidDel="00000000" w:rsidP="00000000" w:rsidRDefault="00000000" w:rsidRPr="00000000" w14:paraId="00000211">
      <w:pPr>
        <w:rPr>
          <w:shd w:fill="d9d9d9" w:val="clear"/>
        </w:rPr>
      </w:pPr>
      <w:r w:rsidDel="00000000" w:rsidR="00000000" w:rsidRPr="00000000">
        <w:rPr>
          <w:rtl w:val="0"/>
        </w:rPr>
      </w:r>
    </w:p>
    <w:p w:rsidR="00000000" w:rsidDel="00000000" w:rsidP="00000000" w:rsidRDefault="00000000" w:rsidRPr="00000000" w14:paraId="00000212">
      <w:pPr>
        <w:pStyle w:val="Heading3"/>
        <w:spacing w:after="0" w:before="0" w:lineRule="auto"/>
        <w:rPr>
          <w:color w:val="000000"/>
          <w:sz w:val="22"/>
          <w:szCs w:val="22"/>
          <w:shd w:fill="d9d9d9" w:val="clear"/>
        </w:rPr>
      </w:pPr>
      <w:bookmarkStart w:colFirst="0" w:colLast="0" w:name="_sv6nsd4gcrk5" w:id="23"/>
      <w:bookmarkEnd w:id="23"/>
      <w:r w:rsidDel="00000000" w:rsidR="00000000" w:rsidRPr="00000000">
        <w:rPr>
          <w:color w:val="000000"/>
          <w:sz w:val="22"/>
          <w:szCs w:val="22"/>
          <w:shd w:fill="d9d9d9" w:val="clear"/>
          <w:rtl w:val="0"/>
        </w:rPr>
        <w:t xml:space="preserve">4.3 Wireframe</w:t>
      </w:r>
    </w:p>
    <w:p w:rsidR="00000000" w:rsidDel="00000000" w:rsidP="00000000" w:rsidRDefault="00000000" w:rsidRPr="00000000" w14:paraId="00000213">
      <w:pPr>
        <w:rPr>
          <w:shd w:fill="d9d9d9" w:val="clear"/>
        </w:rPr>
      </w:pPr>
      <w:r w:rsidDel="00000000" w:rsidR="00000000" w:rsidRPr="00000000">
        <w:rPr>
          <w:shd w:fill="d9d9d9" w:val="clear"/>
        </w:rPr>
        <w:drawing>
          <wp:inline distB="114300" distT="114300" distL="114300" distR="114300">
            <wp:extent cx="5731200" cy="32258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shd w:fill="d9d9d9" w:val="clear"/>
        </w:rPr>
      </w:pPr>
      <w:r w:rsidDel="00000000" w:rsidR="00000000" w:rsidRPr="00000000">
        <w:rPr>
          <w:rtl w:val="0"/>
        </w:rPr>
      </w:r>
    </w:p>
    <w:p w:rsidR="00000000" w:rsidDel="00000000" w:rsidP="00000000" w:rsidRDefault="00000000" w:rsidRPr="00000000" w14:paraId="00000215">
      <w:pPr>
        <w:pStyle w:val="Heading3"/>
        <w:spacing w:after="0" w:before="0" w:lineRule="auto"/>
        <w:rPr>
          <w:color w:val="000000"/>
          <w:sz w:val="22"/>
          <w:szCs w:val="22"/>
          <w:shd w:fill="d9d9d9" w:val="clear"/>
        </w:rPr>
      </w:pPr>
      <w:bookmarkStart w:colFirst="0" w:colLast="0" w:name="_y9t01pvhgmft" w:id="24"/>
      <w:bookmarkEnd w:id="24"/>
      <w:r w:rsidDel="00000000" w:rsidR="00000000" w:rsidRPr="00000000">
        <w:rPr>
          <w:color w:val="000000"/>
          <w:sz w:val="22"/>
          <w:szCs w:val="22"/>
          <w:shd w:fill="d9d9d9" w:val="clear"/>
          <w:rtl w:val="0"/>
        </w:rPr>
        <w:t xml:space="preserve">4.4 Mô tả trường dữ liệu</w:t>
      </w:r>
    </w:p>
    <w:p w:rsidR="00000000" w:rsidDel="00000000" w:rsidP="00000000" w:rsidRDefault="00000000" w:rsidRPr="00000000" w14:paraId="00000216">
      <w:pPr>
        <w:rPr>
          <w:shd w:fill="d9d9d9" w:val="clear"/>
        </w:rPr>
      </w:pPr>
      <w:r w:rsidDel="00000000" w:rsidR="00000000" w:rsidRPr="00000000">
        <w:rPr>
          <w:rtl w:val="0"/>
        </w:rPr>
      </w:r>
    </w:p>
    <w:tbl>
      <w:tblPr>
        <w:tblStyle w:val="Table1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7654708629049"/>
        <w:gridCol w:w="1702.1391750491623"/>
        <w:gridCol w:w="1340.3766255836729"/>
        <w:gridCol w:w="2439.5782181903523"/>
        <w:gridCol w:w="2912.6523213375312"/>
        <w:tblGridChange w:id="0">
          <w:tblGrid>
            <w:gridCol w:w="630.7654708629049"/>
            <w:gridCol w:w="1702.1391750491623"/>
            <w:gridCol w:w="1340.3766255836729"/>
            <w:gridCol w:w="2439.5782181903523"/>
            <w:gridCol w:w="2912.652321337531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shd w:fill="d9d9d9" w:val="clear"/>
              </w:rPr>
            </w:pPr>
            <w:r w:rsidDel="00000000" w:rsidR="00000000" w:rsidRPr="00000000">
              <w:rPr>
                <w:b w:val="1"/>
                <w:bCs w:val="1"/>
                <w:shd w:fill="d9d9d9" w:val="clear"/>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shd w:fill="d9d9d9" w:val="clear"/>
              </w:rPr>
            </w:pPr>
            <w:r w:rsidDel="00000000" w:rsidR="00000000" w:rsidRPr="00000000">
              <w:rPr>
                <w:b w:val="1"/>
                <w:bCs w:val="1"/>
                <w:shd w:fill="d9d9d9" w:val="clear"/>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shd w:fill="d9d9d9" w:val="clear"/>
              </w:rPr>
            </w:pPr>
            <w:r w:rsidDel="00000000" w:rsidR="00000000" w:rsidRPr="00000000">
              <w:rPr>
                <w:b w:val="1"/>
                <w:bCs w:val="1"/>
                <w:shd w:fill="d9d9d9" w:val="clear"/>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shd w:fill="d9d9d9" w:val="clear"/>
              </w:rPr>
            </w:pPr>
            <w:r w:rsidDel="00000000" w:rsidR="00000000" w:rsidRPr="00000000">
              <w:rPr>
                <w:b w:val="1"/>
                <w:bCs w:val="1"/>
                <w:shd w:fill="d9d9d9" w:val="clear"/>
                <w:rtl w:val="0"/>
              </w:rPr>
              <w:t xml:space="preserve">Mô tả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shd w:fill="d9d9d9" w:val="clear"/>
              </w:rPr>
            </w:pPr>
            <w:r w:rsidDel="00000000" w:rsidR="00000000" w:rsidRPr="00000000">
              <w:rPr>
                <w:b w:val="1"/>
                <w:bCs w:val="1"/>
                <w:shd w:fill="d9d9d9" w:val="clear"/>
                <w:rtl w:val="0"/>
              </w:rPr>
              <w:t xml:space="preserve">Ràng buộc / Ghi chú</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shd w:fill="d9d9d9" w:val="clear"/>
              </w:rPr>
            </w:pPr>
            <w:r w:rsidDel="00000000" w:rsidR="00000000" w:rsidRPr="00000000">
              <w:rPr>
                <w:shd w:fill="d9d9d9" w:val="clea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shd w:fill="d9d9d9" w:val="clear"/>
              </w:rPr>
            </w:pPr>
            <w:r w:rsidDel="00000000" w:rsidR="00000000" w:rsidRPr="00000000">
              <w:rPr>
                <w:b w:val="1"/>
                <w:bCs w:val="1"/>
                <w:shd w:fill="d9d9d9" w:val="clear"/>
                <w:rtl w:val="0"/>
              </w:rPr>
              <w:t xml:space="preserve">Tab “NHÓM KIẾN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shd w:fill="d9d9d9" w:val="clear"/>
              </w:rPr>
            </w:pPr>
            <w:r w:rsidDel="00000000" w:rsidR="00000000" w:rsidRPr="00000000">
              <w:rPr>
                <w:shd w:fill="d9d9d9" w:val="clear"/>
                <w:rtl w:val="0"/>
              </w:rPr>
              <w:t xml:space="preserve">Tab button (active)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shd w:fill="d9d9d9" w:val="clear"/>
              </w:rPr>
            </w:pPr>
            <w:r w:rsidDel="00000000" w:rsidR="00000000" w:rsidRPr="00000000">
              <w:rPr>
                <w:shd w:fill="d9d9d9" w:val="clear"/>
                <w:rtl w:val="0"/>
              </w:rPr>
              <w:t xml:space="preserve">Hiển thị danh sách nhóm kiến thức đang được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b w:val="1"/>
                <w:bCs w:val="1"/>
                <w:shd w:fill="d9d9d9" w:val="clear"/>
              </w:rPr>
            </w:pPr>
            <w:r w:rsidDel="00000000" w:rsidR="00000000" w:rsidRPr="00000000">
              <w:rPr>
                <w:shd w:fill="d9d9d9" w:val="clear"/>
                <w:rtl w:val="0"/>
              </w:rPr>
              <w:t xml:space="preserve">Là tab giao diện quản lý </w:t>
            </w:r>
            <w:r w:rsidDel="00000000" w:rsidR="00000000" w:rsidRPr="00000000">
              <w:rPr>
                <w:b w:val="1"/>
                <w:bCs w:val="1"/>
                <w:shd w:fill="d9d9d9" w:val="clear"/>
                <w:rtl w:val="0"/>
              </w:rPr>
              <w:t xml:space="preserve">Nhóm kiến thức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shd w:fill="d9d9d9" w:val="clear"/>
              </w:rPr>
            </w:pPr>
            <w:r w:rsidDel="00000000" w:rsidR="00000000" w:rsidRPr="00000000">
              <w:rPr>
                <w:shd w:fill="d9d9d9" w:val="clea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shd w:fill="d9d9d9" w:val="clear"/>
              </w:rPr>
            </w:pPr>
            <w:r w:rsidDel="00000000" w:rsidR="00000000" w:rsidRPr="00000000">
              <w:rPr>
                <w:b w:val="1"/>
                <w:bCs w:val="1"/>
                <w:shd w:fill="d9d9d9" w:val="clear"/>
                <w:rtl w:val="0"/>
              </w:rPr>
              <w:t xml:space="preserve">Tìm kiếm nhóm kiến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shd w:fill="d9d9d9" w:val="clear"/>
              </w:rPr>
            </w:pPr>
            <w:r w:rsidDel="00000000" w:rsidR="00000000" w:rsidRPr="00000000">
              <w:rPr>
                <w:shd w:fill="d9d9d9" w:val="clear"/>
                <w:rtl w:val="0"/>
              </w:rPr>
              <w:t xml:space="preserve">Textbox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shd w:fill="d9d9d9" w:val="clear"/>
              </w:rPr>
            </w:pPr>
            <w:r w:rsidDel="00000000" w:rsidR="00000000" w:rsidRPr="00000000">
              <w:rPr>
                <w:shd w:fill="d9d9d9" w:val="clear"/>
                <w:rtl w:val="0"/>
              </w:rPr>
              <w:t xml:space="preserve">Cho phép nhập từ khóa để tìm nhanh nhóm kiến thức theo 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shd w:fill="d9d9d9" w:val="clear"/>
              </w:rPr>
            </w:pPr>
            <w:r w:rsidDel="00000000" w:rsidR="00000000" w:rsidRPr="00000000">
              <w:rPr>
                <w:shd w:fill="d9d9d9" w:val="clear"/>
                <w:rtl w:val="0"/>
              </w:rPr>
              <w:t xml:space="preserve">Không bắt buộc nhập; lọc động danh sách theo ký tự gõ vào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shd w:fill="d9d9d9" w:val="clear"/>
              </w:rPr>
            </w:pPr>
            <w:r w:rsidDel="00000000" w:rsidR="00000000" w:rsidRPr="00000000">
              <w:rPr>
                <w:shd w:fill="d9d9d9" w:val="clea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shd w:fill="d9d9d9" w:val="clear"/>
              </w:rPr>
            </w:pPr>
            <w:r w:rsidDel="00000000" w:rsidR="00000000" w:rsidRPr="00000000">
              <w:rPr>
                <w:b w:val="1"/>
                <w:bCs w:val="1"/>
                <w:shd w:fill="d9d9d9" w:val="clear"/>
                <w:rtl w:val="0"/>
              </w:rPr>
              <w:t xml:space="preserve">Cột 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shd w:fill="d9d9d9" w:val="clear"/>
              </w:rPr>
            </w:pPr>
            <w:r w:rsidDel="00000000" w:rsidR="00000000" w:rsidRPr="00000000">
              <w:rPr>
                <w:shd w:fill="d9d9d9" w:val="clear"/>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shd w:fill="d9d9d9" w:val="clear"/>
              </w:rPr>
            </w:pPr>
            <w:r w:rsidDel="00000000" w:rsidR="00000000" w:rsidRPr="00000000">
              <w:rPr>
                <w:shd w:fill="d9d9d9" w:val="clear"/>
                <w:rtl w:val="0"/>
              </w:rPr>
              <w:t xml:space="preserve">Hiển thị số thứ tự của từng nhóm kiến thức trong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shd w:fill="d9d9d9" w:val="clear"/>
              </w:rPr>
            </w:pPr>
            <w:r w:rsidDel="00000000" w:rsidR="00000000" w:rsidRPr="00000000">
              <w:rPr>
                <w:shd w:fill="d9d9d9" w:val="clear"/>
                <w:rtl w:val="0"/>
              </w:rPr>
              <w:t xml:space="preserve">Tự động tăng, không chỉnh sửa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shd w:fill="d9d9d9" w:val="clear"/>
              </w:rPr>
            </w:pPr>
            <w:r w:rsidDel="00000000" w:rsidR="00000000" w:rsidRPr="00000000">
              <w:rPr>
                <w:shd w:fill="d9d9d9" w:val="clea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shd w:fill="d9d9d9" w:val="clear"/>
              </w:rPr>
            </w:pPr>
            <w:r w:rsidDel="00000000" w:rsidR="00000000" w:rsidRPr="00000000">
              <w:rPr>
                <w:b w:val="1"/>
                <w:bCs w:val="1"/>
                <w:shd w:fill="d9d9d9" w:val="clear"/>
                <w:rtl w:val="0"/>
              </w:rPr>
              <w:t xml:space="preserve">Cột Tên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shd w:fill="d9d9d9" w:val="clear"/>
              </w:rPr>
            </w:pPr>
            <w:r w:rsidDel="00000000" w:rsidR="00000000" w:rsidRPr="00000000">
              <w:rPr>
                <w:shd w:fill="d9d9d9" w:val="clea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shd w:fill="d9d9d9" w:val="clear"/>
              </w:rPr>
            </w:pPr>
            <w:r w:rsidDel="00000000" w:rsidR="00000000" w:rsidRPr="00000000">
              <w:rPr>
                <w:shd w:fill="d9d9d9" w:val="clear"/>
                <w:rtl w:val="0"/>
              </w:rPr>
              <w:t xml:space="preserve">Tên của nhóm kiến thức (VD: GapOne, Gapit, v.v.)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shd w:fill="d9d9d9" w:val="clear"/>
              </w:rPr>
            </w:pPr>
            <w:r w:rsidDel="00000000" w:rsidR="00000000" w:rsidRPr="00000000">
              <w:rPr>
                <w:shd w:fill="d9d9d9" w:val="clear"/>
                <w:rtl w:val="0"/>
              </w:rPr>
              <w:t xml:space="preserve">Không trùng lặp giữa các nhóm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shd w:fill="d9d9d9" w:val="clear"/>
              </w:rPr>
            </w:pPr>
            <w:r w:rsidDel="00000000" w:rsidR="00000000" w:rsidRPr="00000000">
              <w:rPr>
                <w:shd w:fill="d9d9d9" w:val="clea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shd w:fill="d9d9d9" w:val="clear"/>
              </w:rPr>
            </w:pPr>
            <w:r w:rsidDel="00000000" w:rsidR="00000000" w:rsidRPr="00000000">
              <w:rPr>
                <w:b w:val="1"/>
                <w:bCs w:val="1"/>
                <w:shd w:fill="d9d9d9" w:val="clear"/>
                <w:rtl w:val="0"/>
              </w:rPr>
              <w:t xml:space="preserve">Cột 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shd w:fill="d9d9d9" w:val="clear"/>
              </w:rPr>
            </w:pPr>
            <w:r w:rsidDel="00000000" w:rsidR="00000000" w:rsidRPr="00000000">
              <w:rPr>
                <w:shd w:fill="d9d9d9" w:val="clear"/>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shd w:fill="d9d9d9" w:val="clear"/>
              </w:rPr>
            </w:pPr>
            <w:r w:rsidDel="00000000" w:rsidR="00000000" w:rsidRPr="00000000">
              <w:rPr>
                <w:shd w:fill="d9d9d9" w:val="clear"/>
                <w:rtl w:val="0"/>
              </w:rPr>
              <w:t xml:space="preserve">Số lượng tài liệu nằm trong nhóm kiến thức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shd w:fill="d9d9d9" w:val="clear"/>
              </w:rPr>
            </w:pPr>
            <w:r w:rsidDel="00000000" w:rsidR="00000000" w:rsidRPr="00000000">
              <w:rPr>
                <w:shd w:fill="d9d9d9" w:val="clear"/>
                <w:rtl w:val="0"/>
              </w:rPr>
              <w:t xml:space="preserve">Tự động đếm theo số tài liệu được gán vào nhóm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shd w:fill="d9d9d9" w:val="clear"/>
              </w:rPr>
            </w:pPr>
            <w:r w:rsidDel="00000000" w:rsidR="00000000" w:rsidRPr="00000000">
              <w:rPr>
                <w:shd w:fill="d9d9d9" w:val="clea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shd w:fill="d9d9d9" w:val="clear"/>
              </w:rPr>
            </w:pPr>
            <w:r w:rsidDel="00000000" w:rsidR="00000000" w:rsidRPr="00000000">
              <w:rPr>
                <w:b w:val="1"/>
                <w:bCs w:val="1"/>
                <w:shd w:fill="d9d9d9" w:val="clear"/>
                <w:rtl w:val="0"/>
              </w:rPr>
              <w:t xml:space="preserve">Cột Ngày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shd w:fill="d9d9d9" w:val="clear"/>
              </w:rPr>
            </w:pPr>
            <w:r w:rsidDel="00000000" w:rsidR="00000000" w:rsidRPr="00000000">
              <w:rPr>
                <w:shd w:fill="d9d9d9" w:val="clea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shd w:fill="d9d9d9" w:val="clear"/>
              </w:rPr>
            </w:pPr>
            <w:r w:rsidDel="00000000" w:rsidR="00000000" w:rsidRPr="00000000">
              <w:rPr>
                <w:shd w:fill="d9d9d9" w:val="clear"/>
                <w:rtl w:val="0"/>
              </w:rPr>
              <w:t xml:space="preserve">Ngày nhóm kiến thức được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shd w:fill="d9d9d9" w:val="clear"/>
              </w:rPr>
            </w:pPr>
            <w:r w:rsidDel="00000000" w:rsidR="00000000" w:rsidRPr="00000000">
              <w:rPr>
                <w:shd w:fill="d9d9d9" w:val="clear"/>
                <w:rtl w:val="0"/>
              </w:rPr>
              <w:t xml:space="preserve">Định dạng: DD/MM/YYYY – không cho phép sửa thủ công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shd w:fill="d9d9d9" w:val="clear"/>
              </w:rPr>
            </w:pPr>
            <w:r w:rsidDel="00000000" w:rsidR="00000000" w:rsidRPr="00000000">
              <w:rPr>
                <w:shd w:fill="d9d9d9" w:val="clea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shd w:fill="d9d9d9" w:val="clear"/>
              </w:rPr>
            </w:pPr>
            <w:r w:rsidDel="00000000" w:rsidR="00000000" w:rsidRPr="00000000">
              <w:rPr>
                <w:b w:val="1"/>
                <w:bCs w:val="1"/>
                <w:shd w:fill="d9d9d9" w:val="clear"/>
                <w:rtl w:val="0"/>
              </w:rPr>
              <w:t xml:space="preserve">Cột Ngày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shd w:fill="d9d9d9" w:val="clear"/>
              </w:rPr>
            </w:pPr>
            <w:r w:rsidDel="00000000" w:rsidR="00000000" w:rsidRPr="00000000">
              <w:rPr>
                <w:shd w:fill="d9d9d9" w:val="clea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shd w:fill="d9d9d9" w:val="clear"/>
              </w:rPr>
            </w:pPr>
            <w:r w:rsidDel="00000000" w:rsidR="00000000" w:rsidRPr="00000000">
              <w:rPr>
                <w:shd w:fill="d9d9d9" w:val="clear"/>
                <w:rtl w:val="0"/>
              </w:rPr>
              <w:t xml:space="preserve">Ngày gần nhất nhóm kiến thức có thay đổi (thêm/xóa tài liệu, đổi tên,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shd w:fill="d9d9d9" w:val="clear"/>
              </w:rPr>
            </w:pPr>
            <w:r w:rsidDel="00000000" w:rsidR="00000000" w:rsidRPr="00000000">
              <w:rPr>
                <w:shd w:fill="d9d9d9" w:val="clear"/>
                <w:rtl w:val="0"/>
              </w:rPr>
              <w:t xml:space="preserve">Tự động cập nhật khi nhóm có thay đổi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shd w:fill="d9d9d9" w:val="clear"/>
              </w:rPr>
            </w:pPr>
            <w:r w:rsidDel="00000000" w:rsidR="00000000" w:rsidRPr="00000000">
              <w:rPr>
                <w:shd w:fill="d9d9d9" w:val="clea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shd w:fill="d9d9d9" w:val="clear"/>
              </w:rPr>
            </w:pPr>
            <w:r w:rsidDel="00000000" w:rsidR="00000000" w:rsidRPr="00000000">
              <w:rPr>
                <w:b w:val="1"/>
                <w:bCs w:val="1"/>
                <w:shd w:fill="d9d9d9" w:val="clear"/>
                <w:rtl w:val="0"/>
              </w:rPr>
              <w:t xml:space="preserve">Cột Người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shd w:fill="d9d9d9" w:val="clear"/>
              </w:rPr>
            </w:pPr>
            <w:r w:rsidDel="00000000" w:rsidR="00000000" w:rsidRPr="00000000">
              <w:rPr>
                <w:shd w:fill="d9d9d9" w:val="clea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shd w:fill="d9d9d9" w:val="clear"/>
              </w:rPr>
            </w:pPr>
            <w:r w:rsidDel="00000000" w:rsidR="00000000" w:rsidRPr="00000000">
              <w:rPr>
                <w:shd w:fill="d9d9d9" w:val="clear"/>
                <w:rtl w:val="0"/>
              </w:rPr>
              <w:t xml:space="preserve">Tên tài khoản tạo nhóm kiến thức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shd w:fill="d9d9d9" w:val="clear"/>
              </w:rPr>
            </w:pPr>
            <w:r w:rsidDel="00000000" w:rsidR="00000000" w:rsidRPr="00000000">
              <w:rPr>
                <w:shd w:fill="d9d9d9" w:val="clear"/>
                <w:rtl w:val="0"/>
              </w:rPr>
              <w:t xml:space="preserve">Lấy từ thông tin người dùng đang đăng nhập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shd w:fill="d9d9d9" w:val="clear"/>
              </w:rPr>
            </w:pPr>
            <w:r w:rsidDel="00000000" w:rsidR="00000000" w:rsidRPr="00000000">
              <w:rPr>
                <w:shd w:fill="d9d9d9" w:val="clea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shd w:fill="d9d9d9" w:val="clear"/>
              </w:rPr>
            </w:pPr>
            <w:r w:rsidDel="00000000" w:rsidR="00000000" w:rsidRPr="00000000">
              <w:rPr>
                <w:b w:val="1"/>
                <w:bCs w:val="1"/>
                <w:shd w:fill="d9d9d9" w:val="clear"/>
                <w:rtl w:val="0"/>
              </w:rPr>
              <w:t xml:space="preserve">Nút “Tạo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shd w:fill="d9d9d9" w:val="clear"/>
              </w:rPr>
            </w:pPr>
            <w:r w:rsidDel="00000000" w:rsidR="00000000" w:rsidRPr="00000000">
              <w:rPr>
                <w:shd w:fill="d9d9d9" w:val="clea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shd w:fill="d9d9d9" w:val="clear"/>
              </w:rPr>
            </w:pPr>
            <w:r w:rsidDel="00000000" w:rsidR="00000000" w:rsidRPr="00000000">
              <w:rPr>
                <w:shd w:fill="d9d9d9" w:val="clear"/>
                <w:rtl w:val="0"/>
              </w:rPr>
              <w:t xml:space="preserve">Mở form để thêm nhóm kiến thức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shd w:fill="d9d9d9" w:val="clear"/>
              </w:rPr>
            </w:pPr>
            <w:r w:rsidDel="00000000" w:rsidR="00000000" w:rsidRPr="00000000">
              <w:rPr>
                <w:shd w:fill="d9d9d9" w:val="clear"/>
                <w:rtl w:val="0"/>
              </w:rPr>
              <w:t xml:space="preserve">Khi nhấn mở pop-up hoặc màn “Tạo nhóm kiến thức”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shd w:fill="d9d9d9" w:val="clear"/>
              </w:rPr>
            </w:pPr>
            <w:r w:rsidDel="00000000" w:rsidR="00000000" w:rsidRPr="00000000">
              <w:rPr>
                <w:shd w:fill="d9d9d9" w:val="clea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shd w:fill="d9d9d9" w:val="clear"/>
              </w:rPr>
            </w:pPr>
            <w:r w:rsidDel="00000000" w:rsidR="00000000" w:rsidRPr="00000000">
              <w:rPr>
                <w:rFonts w:ascii="Arial Unicode MS" w:cs="Arial Unicode MS" w:eastAsia="Arial Unicode MS" w:hAnsi="Arial Unicode MS"/>
                <w:b w:val="1"/>
                <w:bCs w:val="1"/>
                <w:shd w:fill="d9d9d9" w:val="clear"/>
                <w:rtl w:val="0"/>
              </w:rPr>
              <w:t xml:space="preserve">Biểu tượng “Ba chấm dọc”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shd w:fill="d9d9d9" w:val="clear"/>
              </w:rPr>
            </w:pPr>
            <w:r w:rsidDel="00000000" w:rsidR="00000000" w:rsidRPr="00000000">
              <w:rPr>
                <w:shd w:fill="d9d9d9" w:val="clear"/>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shd w:fill="d9d9d9" w:val="clear"/>
              </w:rPr>
            </w:pPr>
            <w:r w:rsidDel="00000000" w:rsidR="00000000" w:rsidRPr="00000000">
              <w:rPr>
                <w:shd w:fill="d9d9d9" w:val="clear"/>
                <w:rtl w:val="0"/>
              </w:rPr>
              <w:t xml:space="preserve">Hiển thị menu thao tác của từng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shd w:fill="d9d9d9" w:val="clear"/>
              </w:rPr>
            </w:pPr>
            <w:r w:rsidDel="00000000" w:rsidR="00000000" w:rsidRPr="00000000">
              <w:rPr>
                <w:shd w:fill="d9d9d9" w:val="clear"/>
                <w:rtl w:val="0"/>
              </w:rPr>
              <w:t xml:space="preserve">Gồm 2 hành động: “Chỉnh sửa” và “Xóa”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shd w:fill="d9d9d9" w:val="clear"/>
              </w:rPr>
            </w:pPr>
            <w:r w:rsidDel="00000000" w:rsidR="00000000" w:rsidRPr="00000000">
              <w:rPr>
                <w:shd w:fill="d9d9d9" w:val="clea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shd w:fill="d9d9d9" w:val="clear"/>
              </w:rPr>
            </w:pPr>
            <w:r w:rsidDel="00000000" w:rsidR="00000000" w:rsidRPr="00000000">
              <w:rPr>
                <w:b w:val="1"/>
                <w:bCs w:val="1"/>
                <w:shd w:fill="d9d9d9" w:val="clear"/>
                <w:rtl w:val="0"/>
              </w:rPr>
              <w:t xml:space="preserve">Tùy chọn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shd w:fill="d9d9d9" w:val="clear"/>
              </w:rPr>
            </w:pPr>
            <w:r w:rsidDel="00000000" w:rsidR="00000000" w:rsidRPr="00000000">
              <w:rPr>
                <w:shd w:fill="d9d9d9" w:val="clea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shd w:fill="d9d9d9" w:val="clear"/>
              </w:rPr>
            </w:pPr>
            <w:r w:rsidDel="00000000" w:rsidR="00000000" w:rsidRPr="00000000">
              <w:rPr>
                <w:shd w:fill="d9d9d9" w:val="clear"/>
                <w:rtl w:val="0"/>
              </w:rPr>
              <w:t xml:space="preserve">Cho phép người dùng sửa tên nhóm hoặc cập nhật thông tin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shd w:fill="d9d9d9" w:val="clear"/>
              </w:rPr>
            </w:pPr>
            <w:r w:rsidDel="00000000" w:rsidR="00000000" w:rsidRPr="00000000">
              <w:rPr>
                <w:shd w:fill="d9d9d9" w:val="clear"/>
                <w:rtl w:val="0"/>
              </w:rPr>
              <w:t xml:space="preserve">Chỉ hiển thị với người có quyền quản lý nhóm kiến thức</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shd w:fill="d9d9d9" w:val="clear"/>
              </w:rPr>
            </w:pPr>
            <w:r w:rsidDel="00000000" w:rsidR="00000000" w:rsidRPr="00000000">
              <w:rPr>
                <w:shd w:fill="d9d9d9" w:val="clea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shd w:fill="d9d9d9" w:val="clear"/>
              </w:rPr>
            </w:pPr>
            <w:r w:rsidDel="00000000" w:rsidR="00000000" w:rsidRPr="00000000">
              <w:rPr>
                <w:b w:val="1"/>
                <w:bCs w:val="1"/>
                <w:shd w:fill="d9d9d9" w:val="clear"/>
                <w:rtl w:val="0"/>
              </w:rPr>
              <w:t xml:space="preserve">Tùy chọn “Xóa”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shd w:fill="d9d9d9" w:val="clear"/>
              </w:rPr>
            </w:pPr>
            <w:r w:rsidDel="00000000" w:rsidR="00000000" w:rsidRPr="00000000">
              <w:rPr>
                <w:shd w:fill="d9d9d9" w:val="clea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shd w:fill="d9d9d9" w:val="clear"/>
              </w:rPr>
            </w:pPr>
            <w:r w:rsidDel="00000000" w:rsidR="00000000" w:rsidRPr="00000000">
              <w:rPr>
                <w:shd w:fill="d9d9d9" w:val="clear"/>
                <w:rtl w:val="0"/>
              </w:rPr>
              <w:t xml:space="preserve">Cho phép xóa nhóm kiến thức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shd w:fill="d9d9d9" w:val="clear"/>
              </w:rPr>
            </w:pPr>
            <w:r w:rsidDel="00000000" w:rsidR="00000000" w:rsidRPr="00000000">
              <w:rPr>
                <w:shd w:fill="d9d9d9" w:val="clear"/>
                <w:rtl w:val="0"/>
              </w:rPr>
              <w:t xml:space="preserve">Có cảnh báo xác nhận trước khi xóa (vì có thể ảnh hưởng đến AI đang sử dụng nhóm đó)</w:t>
            </w:r>
          </w:p>
        </w:tc>
      </w:tr>
    </w:tbl>
    <w:p w:rsidR="00000000" w:rsidDel="00000000" w:rsidP="00000000" w:rsidRDefault="00000000" w:rsidRPr="00000000" w14:paraId="00000258">
      <w:pPr>
        <w:rPr>
          <w:shd w:fill="d9d9d9" w:val="clear"/>
        </w:rPr>
      </w:pPr>
      <w:r w:rsidDel="00000000" w:rsidR="00000000" w:rsidRPr="00000000">
        <w:rPr>
          <w:rtl w:val="0"/>
        </w:rPr>
      </w:r>
    </w:p>
    <w:p w:rsidR="00000000" w:rsidDel="00000000" w:rsidP="00000000" w:rsidRDefault="00000000" w:rsidRPr="00000000" w14:paraId="00000259">
      <w:pPr>
        <w:pStyle w:val="Heading3"/>
        <w:spacing w:after="0" w:before="0" w:lineRule="auto"/>
        <w:rPr>
          <w:color w:val="000000"/>
          <w:sz w:val="22"/>
          <w:szCs w:val="22"/>
          <w:shd w:fill="d9d9d9" w:val="clear"/>
        </w:rPr>
      </w:pPr>
      <w:bookmarkStart w:colFirst="0" w:colLast="0" w:name="_ysnpudpr9zbh" w:id="25"/>
      <w:bookmarkEnd w:id="25"/>
      <w:r w:rsidDel="00000000" w:rsidR="00000000" w:rsidRPr="00000000">
        <w:rPr>
          <w:color w:val="000000"/>
          <w:sz w:val="22"/>
          <w:szCs w:val="22"/>
          <w:shd w:fill="d9d9d9" w:val="clear"/>
          <w:rtl w:val="0"/>
        </w:rPr>
        <w:t xml:space="preserve">4.5 Ràng buộc hệ thống</w:t>
      </w:r>
    </w:p>
    <w:p w:rsidR="00000000" w:rsidDel="00000000" w:rsidP="00000000" w:rsidRDefault="00000000" w:rsidRPr="00000000" w14:paraId="0000025A">
      <w:pPr>
        <w:rPr>
          <w:shd w:fill="d9d9d9" w:val="clear"/>
        </w:rPr>
      </w:pPr>
      <w:r w:rsidDel="00000000" w:rsidR="00000000" w:rsidRPr="00000000">
        <w:rPr>
          <w:rtl w:val="0"/>
        </w:rPr>
      </w:r>
    </w:p>
    <w:tbl>
      <w:tblPr>
        <w:tblStyle w:val="Table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3.604689190209"/>
        <w:gridCol w:w="3666.9145430303643"/>
        <w:gridCol w:w="4704.99257880305"/>
        <w:tblGridChange w:id="0">
          <w:tblGrid>
            <w:gridCol w:w="653.604689190209"/>
            <w:gridCol w:w="3666.9145430303643"/>
            <w:gridCol w:w="4704.992578803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shd w:fill="d9d9d9" w:val="clear"/>
              </w:rPr>
            </w:pPr>
            <w:r w:rsidDel="00000000" w:rsidR="00000000" w:rsidRPr="00000000">
              <w:rPr>
                <w:b w:val="1"/>
                <w:bCs w:val="1"/>
                <w:shd w:fill="d9d9d9" w:val="clear"/>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shd w:fill="d9d9d9" w:val="clear"/>
              </w:rPr>
            </w:pPr>
            <w:r w:rsidDel="00000000" w:rsidR="00000000" w:rsidRPr="00000000">
              <w:rPr>
                <w:b w:val="1"/>
                <w:bCs w:val="1"/>
                <w:shd w:fill="d9d9d9" w:val="clear"/>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shd w:fill="d9d9d9" w:val="clear"/>
              </w:rPr>
            </w:pPr>
            <w:r w:rsidDel="00000000" w:rsidR="00000000" w:rsidRPr="00000000">
              <w:rPr>
                <w:b w:val="1"/>
                <w:bCs w:val="1"/>
                <w:shd w:fill="d9d9d9" w:val="clear"/>
                <w:rtl w:val="0"/>
              </w:rPr>
              <w:t xml:space="preserve">Mô tả chi tiết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shd w:fill="d9d9d9" w:val="clear"/>
              </w:rPr>
            </w:pPr>
            <w:r w:rsidDel="00000000" w:rsidR="00000000" w:rsidRPr="00000000">
              <w:rPr>
                <w:shd w:fill="d9d9d9" w:val="clea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shd w:fill="d9d9d9" w:val="clear"/>
              </w:rPr>
            </w:pPr>
            <w:r w:rsidDel="00000000" w:rsidR="00000000" w:rsidRPr="00000000">
              <w:rPr>
                <w:shd w:fill="d9d9d9" w:val="clear"/>
                <w:rtl w:val="0"/>
              </w:rPr>
              <w:t xml:space="preserve">Tự động cập nhật số lượng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shd w:fill="d9d9d9" w:val="clear"/>
              </w:rPr>
            </w:pPr>
            <w:r w:rsidDel="00000000" w:rsidR="00000000" w:rsidRPr="00000000">
              <w:rPr>
                <w:shd w:fill="d9d9d9" w:val="clear"/>
                <w:rtl w:val="0"/>
              </w:rPr>
              <w:t xml:space="preserve">Trường “Số lượng” thay đổi tự động khi tài liệu được thêm hoặc xóa khỏi nhóm.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shd w:fill="d9d9d9" w:val="clear"/>
              </w:rPr>
            </w:pPr>
            <w:r w:rsidDel="00000000" w:rsidR="00000000" w:rsidRPr="00000000">
              <w:rPr>
                <w:shd w:fill="d9d9d9" w:val="clea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shd w:fill="d9d9d9" w:val="clear"/>
              </w:rPr>
            </w:pPr>
            <w:r w:rsidDel="00000000" w:rsidR="00000000" w:rsidRPr="00000000">
              <w:rPr>
                <w:shd w:fill="d9d9d9" w:val="clear"/>
                <w:rtl w:val="0"/>
              </w:rPr>
              <w:t xml:space="preserve">Chỉ người có quyền quản trị hoặc tạo nhóm mới được chỉnh sửa/xóa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shd w:fill="d9d9d9" w:val="clear"/>
              </w:rPr>
            </w:pPr>
            <w:r w:rsidDel="00000000" w:rsidR="00000000" w:rsidRPr="00000000">
              <w:rPr>
                <w:shd w:fill="d9d9d9" w:val="clear"/>
                <w:rtl w:val="0"/>
              </w:rPr>
              <w:t xml:space="preserve">Kiểm tra quyền truy cập theo vai trò (Role-based Access Control).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shd w:fill="d9d9d9" w:val="clear"/>
              </w:rPr>
            </w:pPr>
            <w:r w:rsidDel="00000000" w:rsidR="00000000" w:rsidRPr="00000000">
              <w:rPr>
                <w:shd w:fill="d9d9d9" w:val="clea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shd w:fill="d9d9d9" w:val="clear"/>
              </w:rPr>
            </w:pPr>
            <w:r w:rsidDel="00000000" w:rsidR="00000000" w:rsidRPr="00000000">
              <w:rPr>
                <w:shd w:fill="d9d9d9" w:val="clear"/>
                <w:rtl w:val="0"/>
              </w:rPr>
              <w:t xml:space="preserve">Ngày cập nhật thay đổi tự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shd w:fill="d9d9d9" w:val="clear"/>
              </w:rPr>
            </w:pPr>
            <w:r w:rsidDel="00000000" w:rsidR="00000000" w:rsidRPr="00000000">
              <w:rPr>
                <w:shd w:fill="d9d9d9" w:val="clear"/>
                <w:rtl w:val="0"/>
              </w:rPr>
              <w:t xml:space="preserve">Mỗi khi chỉnh sửa tên hoặc thêm/xóa tài liệu, ngày cập nhật sẽ tự động ghi lại thời gian hiện tại.</w:t>
            </w:r>
          </w:p>
        </w:tc>
      </w:tr>
    </w:tbl>
    <w:p w:rsidR="00000000" w:rsidDel="00000000" w:rsidP="00000000" w:rsidRDefault="00000000" w:rsidRPr="00000000" w14:paraId="00000267">
      <w:pPr>
        <w:rPr>
          <w:shd w:fill="d9d9d9" w:val="clear"/>
        </w:rPr>
      </w:pPr>
      <w:r w:rsidDel="00000000" w:rsidR="00000000" w:rsidRPr="00000000">
        <w:rPr>
          <w:rtl w:val="0"/>
        </w:rPr>
      </w:r>
    </w:p>
    <w:p w:rsidR="00000000" w:rsidDel="00000000" w:rsidP="00000000" w:rsidRDefault="00000000" w:rsidRPr="00000000" w14:paraId="00000268">
      <w:pPr>
        <w:pStyle w:val="Heading3"/>
        <w:spacing w:after="0" w:before="0" w:lineRule="auto"/>
        <w:rPr>
          <w:color w:val="000000"/>
          <w:sz w:val="22"/>
          <w:szCs w:val="22"/>
          <w:shd w:fill="d9d9d9" w:val="clear"/>
        </w:rPr>
      </w:pPr>
      <w:bookmarkStart w:colFirst="0" w:colLast="0" w:name="_5r172oxbcqk" w:id="26"/>
      <w:bookmarkEnd w:id="26"/>
      <w:r w:rsidDel="00000000" w:rsidR="00000000" w:rsidRPr="00000000">
        <w:rPr>
          <w:color w:val="000000"/>
          <w:sz w:val="22"/>
          <w:szCs w:val="22"/>
          <w:shd w:fill="d9d9d9" w:val="clear"/>
          <w:rtl w:val="0"/>
        </w:rPr>
        <w:t xml:space="preserve">4.6 Use case</w:t>
      </w:r>
    </w:p>
    <w:p w:rsidR="00000000" w:rsidDel="00000000" w:rsidP="00000000" w:rsidRDefault="00000000" w:rsidRPr="00000000" w14:paraId="00000269">
      <w:pPr>
        <w:rPr>
          <w:shd w:fill="d9d9d9" w:val="clear"/>
        </w:rPr>
      </w:pPr>
      <w:r w:rsidDel="00000000" w:rsidR="00000000" w:rsidRPr="00000000">
        <w:rPr>
          <w:rtl w:val="0"/>
        </w:rPr>
      </w:r>
    </w:p>
    <w:p w:rsidR="00000000" w:rsidDel="00000000" w:rsidP="00000000" w:rsidRDefault="00000000" w:rsidRPr="00000000" w14:paraId="0000026A">
      <w:pPr>
        <w:pStyle w:val="Heading2"/>
        <w:rPr>
          <w:shd w:fill="d9d9d9" w:val="clear"/>
        </w:rPr>
      </w:pPr>
      <w:bookmarkStart w:colFirst="0" w:colLast="0" w:name="_bze9mtfyzqlg" w:id="27"/>
      <w:bookmarkEnd w:id="27"/>
      <w:r w:rsidDel="00000000" w:rsidR="00000000" w:rsidRPr="00000000">
        <w:rPr>
          <w:shd w:fill="d9d9d9" w:val="clear"/>
          <w:rtl w:val="0"/>
        </w:rPr>
        <w:t xml:space="preserve">5. Tạo mới nhóm kiến thức</w:t>
      </w:r>
    </w:p>
    <w:p w:rsidR="00000000" w:rsidDel="00000000" w:rsidP="00000000" w:rsidRDefault="00000000" w:rsidRPr="00000000" w14:paraId="0000026B">
      <w:pPr>
        <w:pStyle w:val="Heading2"/>
        <w:rPr>
          <w:color w:val="000000"/>
          <w:sz w:val="22"/>
          <w:szCs w:val="22"/>
          <w:shd w:fill="d9d9d9" w:val="clear"/>
        </w:rPr>
      </w:pPr>
      <w:bookmarkStart w:colFirst="0" w:colLast="0" w:name="_bhbvgf3jm0j6" w:id="28"/>
      <w:bookmarkEnd w:id="28"/>
      <w:r w:rsidDel="00000000" w:rsidR="00000000" w:rsidRPr="00000000">
        <w:rPr>
          <w:sz w:val="22"/>
          <w:szCs w:val="22"/>
          <w:shd w:fill="d9d9d9" w:val="clear"/>
          <w:rtl w:val="0"/>
        </w:rPr>
        <w:t xml:space="preserve">5</w:t>
      </w:r>
      <w:r w:rsidDel="00000000" w:rsidR="00000000" w:rsidRPr="00000000">
        <w:rPr>
          <w:color w:val="000000"/>
          <w:sz w:val="22"/>
          <w:szCs w:val="22"/>
          <w:shd w:fill="d9d9d9" w:val="clear"/>
          <w:rtl w:val="0"/>
        </w:rPr>
        <w:t xml:space="preserve">.1 Mô tả chức năng</w:t>
      </w:r>
    </w:p>
    <w:p w:rsidR="00000000" w:rsidDel="00000000" w:rsidP="00000000" w:rsidRDefault="00000000" w:rsidRPr="00000000" w14:paraId="0000026C">
      <w:pPr>
        <w:rPr>
          <w:shd w:fill="d9d9d9" w:val="clear"/>
        </w:rPr>
      </w:pPr>
      <w:r w:rsidDel="00000000" w:rsidR="00000000" w:rsidRPr="00000000">
        <w:rPr>
          <w:rtl w:val="0"/>
        </w:rPr>
      </w:r>
    </w:p>
    <w:p w:rsidR="00000000" w:rsidDel="00000000" w:rsidP="00000000" w:rsidRDefault="00000000" w:rsidRPr="00000000" w14:paraId="0000026D">
      <w:pPr>
        <w:pStyle w:val="Heading3"/>
        <w:spacing w:after="0" w:before="0" w:lineRule="auto"/>
        <w:rPr>
          <w:color w:val="000000"/>
          <w:sz w:val="22"/>
          <w:szCs w:val="22"/>
          <w:shd w:fill="d9d9d9" w:val="clear"/>
        </w:rPr>
      </w:pPr>
      <w:bookmarkStart w:colFirst="0" w:colLast="0" w:name="_41aff7lqx791" w:id="29"/>
      <w:bookmarkEnd w:id="29"/>
      <w:r w:rsidDel="00000000" w:rsidR="00000000" w:rsidRPr="00000000">
        <w:rPr>
          <w:color w:val="000000"/>
          <w:sz w:val="22"/>
          <w:szCs w:val="22"/>
          <w:shd w:fill="d9d9d9" w:val="clear"/>
          <w:rtl w:val="0"/>
        </w:rPr>
        <w:t xml:space="preserve">5.3 Wireframe</w:t>
      </w:r>
    </w:p>
    <w:p w:rsidR="00000000" w:rsidDel="00000000" w:rsidP="00000000" w:rsidRDefault="00000000" w:rsidRPr="00000000" w14:paraId="0000026E">
      <w:pPr>
        <w:rPr>
          <w:shd w:fill="d9d9d9" w:val="clear"/>
        </w:rPr>
      </w:pPr>
      <w:r w:rsidDel="00000000" w:rsidR="00000000" w:rsidRPr="00000000">
        <w:rPr>
          <w:shd w:fill="d9d9d9" w:val="clear"/>
        </w:rPr>
        <w:drawing>
          <wp:inline distB="114300" distT="114300" distL="114300" distR="114300">
            <wp:extent cx="5731200" cy="32385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shd w:fill="d9d9d9" w:val="clear"/>
        </w:rPr>
      </w:pPr>
      <w:r w:rsidDel="00000000" w:rsidR="00000000" w:rsidRPr="00000000">
        <w:rPr>
          <w:shd w:fill="d9d9d9" w:val="clear"/>
        </w:rPr>
        <w:drawing>
          <wp:inline distB="114300" distT="114300" distL="114300" distR="114300">
            <wp:extent cx="3940076" cy="3014349"/>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40076" cy="3014349"/>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shd w:fill="d9d9d9" w:val="clear"/>
        </w:rPr>
      </w:pPr>
      <w:r w:rsidDel="00000000" w:rsidR="00000000" w:rsidRPr="00000000">
        <w:rPr>
          <w:shd w:fill="d9d9d9" w:val="clear"/>
        </w:rPr>
        <w:drawing>
          <wp:inline distB="114300" distT="114300" distL="114300" distR="114300">
            <wp:extent cx="4176713" cy="3698868"/>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76713" cy="3698868"/>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3"/>
        <w:spacing w:after="0" w:before="0" w:lineRule="auto"/>
        <w:rPr>
          <w:color w:val="000000"/>
          <w:sz w:val="22"/>
          <w:szCs w:val="22"/>
          <w:shd w:fill="d9d9d9" w:val="clear"/>
        </w:rPr>
      </w:pPr>
      <w:bookmarkStart w:colFirst="0" w:colLast="0" w:name="_z7aoli2z6uj1" w:id="30"/>
      <w:bookmarkEnd w:id="30"/>
      <w:r w:rsidDel="00000000" w:rsidR="00000000" w:rsidRPr="00000000">
        <w:rPr>
          <w:color w:val="000000"/>
          <w:sz w:val="22"/>
          <w:szCs w:val="22"/>
          <w:shd w:fill="d9d9d9" w:val="clear"/>
          <w:rtl w:val="0"/>
        </w:rPr>
        <w:t xml:space="preserve">5.4 Mô tả trường dữ liệu</w:t>
      </w:r>
    </w:p>
    <w:p w:rsidR="00000000" w:rsidDel="00000000" w:rsidP="00000000" w:rsidRDefault="00000000" w:rsidRPr="00000000" w14:paraId="00000272">
      <w:pPr>
        <w:rPr>
          <w:shd w:fill="d9d9d9" w:val="clear"/>
        </w:rPr>
      </w:pPr>
      <w:r w:rsidDel="00000000" w:rsidR="00000000" w:rsidRPr="00000000">
        <w:rPr>
          <w:rtl w:val="0"/>
        </w:rPr>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7654708629049"/>
        <w:gridCol w:w="1326.4626813734617"/>
        <w:gridCol w:w="1270.8069045326172"/>
        <w:gridCol w:w="2203.0411666167633"/>
        <w:gridCol w:w="3594.435587637877"/>
        <w:tblGridChange w:id="0">
          <w:tblGrid>
            <w:gridCol w:w="630.7654708629049"/>
            <w:gridCol w:w="1326.4626813734617"/>
            <w:gridCol w:w="1270.8069045326172"/>
            <w:gridCol w:w="2203.0411666167633"/>
            <w:gridCol w:w="3594.43558763787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shd w:fill="d9d9d9" w:val="clear"/>
              </w:rPr>
            </w:pPr>
            <w:r w:rsidDel="00000000" w:rsidR="00000000" w:rsidRPr="00000000">
              <w:rPr>
                <w:b w:val="1"/>
                <w:bCs w:val="1"/>
                <w:shd w:fill="d9d9d9" w:val="clear"/>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shd w:fill="d9d9d9" w:val="clear"/>
              </w:rPr>
            </w:pPr>
            <w:r w:rsidDel="00000000" w:rsidR="00000000" w:rsidRPr="00000000">
              <w:rPr>
                <w:b w:val="1"/>
                <w:bCs w:val="1"/>
                <w:shd w:fill="d9d9d9" w:val="clear"/>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shd w:fill="d9d9d9" w:val="clear"/>
              </w:rPr>
            </w:pPr>
            <w:r w:rsidDel="00000000" w:rsidR="00000000" w:rsidRPr="00000000">
              <w:rPr>
                <w:b w:val="1"/>
                <w:bCs w:val="1"/>
                <w:shd w:fill="d9d9d9" w:val="clear"/>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shd w:fill="d9d9d9" w:val="clear"/>
              </w:rPr>
            </w:pPr>
            <w:r w:rsidDel="00000000" w:rsidR="00000000" w:rsidRPr="00000000">
              <w:rPr>
                <w:b w:val="1"/>
                <w:bCs w:val="1"/>
                <w:shd w:fill="d9d9d9" w:val="clear"/>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shd w:fill="d9d9d9" w:val="clear"/>
              </w:rPr>
            </w:pPr>
            <w:r w:rsidDel="00000000" w:rsidR="00000000" w:rsidRPr="00000000">
              <w:rPr>
                <w:b w:val="1"/>
                <w:bCs w:val="1"/>
                <w:shd w:fill="d9d9d9" w:val="clear"/>
                <w:rtl w:val="0"/>
              </w:rPr>
              <w:t xml:space="preserve">Ràng buộc</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shd w:fill="d9d9d9" w:val="clear"/>
              </w:rPr>
            </w:pPr>
            <w:r w:rsidDel="00000000" w:rsidR="00000000" w:rsidRPr="00000000">
              <w:rPr>
                <w:shd w:fill="d9d9d9" w:val="clea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shd w:fill="d9d9d9" w:val="clear"/>
              </w:rPr>
            </w:pPr>
            <w:r w:rsidDel="00000000" w:rsidR="00000000" w:rsidRPr="00000000">
              <w:rPr>
                <w:b w:val="1"/>
                <w:bCs w:val="1"/>
                <w:shd w:fill="d9d9d9" w:val="clear"/>
                <w:rtl w:val="0"/>
              </w:rPr>
              <w:t xml:space="preserve">Tên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shd w:fill="d9d9d9" w:val="clear"/>
              </w:rPr>
            </w:pPr>
            <w:r w:rsidDel="00000000" w:rsidR="00000000" w:rsidRPr="00000000">
              <w:rPr>
                <w:shd w:fill="d9d9d9" w:val="clear"/>
                <w:rtl w:val="0"/>
              </w:rPr>
              <w:t xml:space="preserve">String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shd w:fill="d9d9d9" w:val="clear"/>
              </w:rPr>
            </w:pPr>
            <w:r w:rsidDel="00000000" w:rsidR="00000000" w:rsidRPr="00000000">
              <w:rPr>
                <w:shd w:fill="d9d9d9" w:val="clear"/>
                <w:rtl w:val="0"/>
              </w:rPr>
              <w:t xml:space="preserve">Tên của nhóm kiến thức được tạo mới, giúp phân loại tài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shd w:fill="d9d9d9" w:val="clear"/>
              </w:rPr>
            </w:pPr>
            <w:r w:rsidDel="00000000" w:rsidR="00000000" w:rsidRPr="00000000">
              <w:rPr>
                <w:shd w:fill="d9d9d9" w:val="clear"/>
                <w:rtl w:val="0"/>
              </w:rPr>
              <w:t xml:space="preserve">- Bắt buộc nhập (Required) - Không trùng với tên nhóm đã tồn tại - Giới hạn độ dài: 1–100 ký tự</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shd w:fill="d9d9d9" w:val="clear"/>
              </w:rPr>
            </w:pPr>
            <w:r w:rsidDel="00000000" w:rsidR="00000000" w:rsidRPr="00000000">
              <w:rPr>
                <w:shd w:fill="d9d9d9" w:val="clea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shd w:fill="d9d9d9" w:val="clear"/>
              </w:rPr>
            </w:pPr>
            <w:r w:rsidDel="00000000" w:rsidR="00000000" w:rsidRPr="00000000">
              <w:rPr>
                <w:b w:val="1"/>
                <w:bCs w:val="1"/>
                <w:shd w:fill="d9d9d9" w:val="clear"/>
                <w:rtl w:val="0"/>
              </w:rPr>
              <w:t xml:space="preserve">Kiến thức - Ô 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shd w:fill="d9d9d9" w:val="clear"/>
              </w:rPr>
            </w:pPr>
            <w:r w:rsidDel="00000000" w:rsidR="00000000" w:rsidRPr="00000000">
              <w:rPr>
                <w:shd w:fill="d9d9d9" w:val="clear"/>
                <w:rtl w:val="0"/>
              </w:rPr>
              <w:t xml:space="preserve">String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shd w:fill="d9d9d9" w:val="clear"/>
              </w:rPr>
            </w:pPr>
            <w:r w:rsidDel="00000000" w:rsidR="00000000" w:rsidRPr="00000000">
              <w:rPr>
                <w:shd w:fill="d9d9d9" w:val="clear"/>
                <w:rtl w:val="0"/>
              </w:rPr>
              <w:t xml:space="preserve">Cho phép người dùng nhập tên tài liệu kiến thức cần tìm để thêm vào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shd w:fill="d9d9d9" w:val="clear"/>
              </w:rPr>
            </w:pPr>
            <w:r w:rsidDel="00000000" w:rsidR="00000000" w:rsidRPr="00000000">
              <w:rPr>
                <w:shd w:fill="d9d9d9" w:val="clear"/>
                <w:rtl w:val="0"/>
              </w:rPr>
              <w:t xml:space="preserve">- Không bắt buộc - Tự động gợi ý (Autocomplete) theo danh sách tài liệu có sẵn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shd w:fill="d9d9d9" w:val="clear"/>
              </w:rPr>
            </w:pPr>
            <w:r w:rsidDel="00000000" w:rsidR="00000000" w:rsidRPr="00000000">
              <w:rPr>
                <w:shd w:fill="d9d9d9" w:val="clea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shd w:fill="d9d9d9" w:val="clear"/>
              </w:rPr>
            </w:pPr>
            <w:r w:rsidDel="00000000" w:rsidR="00000000" w:rsidRPr="00000000">
              <w:rPr>
                <w:b w:val="1"/>
                <w:bCs w:val="1"/>
                <w:shd w:fill="d9d9d9" w:val="clear"/>
                <w:rtl w:val="0"/>
              </w:rPr>
              <w:t xml:space="preserve">Kiến thức - Danh sách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shd w:fill="d9d9d9" w:val="clear"/>
              </w:rPr>
            </w:pPr>
            <w:r w:rsidDel="00000000" w:rsidR="00000000" w:rsidRPr="00000000">
              <w:rPr>
                <w:shd w:fill="d9d9d9" w:val="clear"/>
                <w:rtl w:val="0"/>
              </w:rPr>
              <w:t xml:space="preserve">Dropdown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shd w:fill="d9d9d9" w:val="clear"/>
              </w:rPr>
            </w:pPr>
            <w:r w:rsidDel="00000000" w:rsidR="00000000" w:rsidRPr="00000000">
              <w:rPr>
                <w:shd w:fill="d9d9d9" w:val="clear"/>
                <w:rtl w:val="0"/>
              </w:rPr>
              <w:t xml:space="preserve">Danh sách các tài liệu kiến thức có thể thêm vào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shd w:fill="d9d9d9" w:val="clear"/>
              </w:rPr>
            </w:pPr>
            <w:r w:rsidDel="00000000" w:rsidR="00000000" w:rsidRPr="00000000">
              <w:rPr>
                <w:shd w:fill="d9d9d9" w:val="clear"/>
                <w:rtl w:val="0"/>
              </w:rPr>
              <w:t xml:space="preserve">- Không bắt buộc - Dữ liệu lấy từ kho tài liệu hiện có</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shd w:fill="d9d9d9" w:val="clear"/>
              </w:rPr>
            </w:pPr>
            <w:r w:rsidDel="00000000" w:rsidR="00000000" w:rsidRPr="00000000">
              <w:rPr>
                <w:shd w:fill="d9d9d9" w:val="clea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shd w:fill="d9d9d9" w:val="clear"/>
              </w:rPr>
            </w:pPr>
            <w:r w:rsidDel="00000000" w:rsidR="00000000" w:rsidRPr="00000000">
              <w:rPr>
                <w:b w:val="1"/>
                <w:bCs w:val="1"/>
                <w:shd w:fill="d9d9d9" w:val="clear"/>
                <w:rtl w:val="0"/>
              </w:rPr>
              <w:t xml:space="preserve">Nút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shd w:fill="d9d9d9" w:val="clear"/>
              </w:rPr>
            </w:pPr>
            <w:r w:rsidDel="00000000" w:rsidR="00000000" w:rsidRPr="00000000">
              <w:rPr>
                <w:shd w:fill="d9d9d9" w:val="clea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shd w:fill="d9d9d9" w:val="clear"/>
              </w:rPr>
            </w:pPr>
            <w:r w:rsidDel="00000000" w:rsidR="00000000" w:rsidRPr="00000000">
              <w:rPr>
                <w:shd w:fill="d9d9d9" w:val="clear"/>
                <w:rtl w:val="0"/>
              </w:rPr>
              <w:t xml:space="preserve">Hủy thao tác tạo nhóm và đóng cửa sổ.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shd w:fill="d9d9d9" w:val="clear"/>
              </w:rPr>
            </w:pPr>
            <w:r w:rsidDel="00000000" w:rsidR="00000000" w:rsidRPr="00000000">
              <w:rPr>
                <w:shd w:fill="d9d9d9" w:val="clear"/>
                <w:rtl w:val="0"/>
              </w:rPr>
              <w:t xml:space="preserve">- Không lưu dữ liệu khi nhấn - Trả về màn hình trước đó</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shd w:fill="d9d9d9" w:val="clear"/>
              </w:rPr>
            </w:pPr>
            <w:r w:rsidDel="00000000" w:rsidR="00000000" w:rsidRPr="00000000">
              <w:rPr>
                <w:shd w:fill="d9d9d9" w:val="clea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shd w:fill="d9d9d9" w:val="clear"/>
              </w:rPr>
            </w:pPr>
            <w:r w:rsidDel="00000000" w:rsidR="00000000" w:rsidRPr="00000000">
              <w:rPr>
                <w:b w:val="1"/>
                <w:bCs w:val="1"/>
                <w:shd w:fill="d9d9d9" w:val="clear"/>
                <w:rtl w:val="0"/>
              </w:rPr>
              <w:t xml:space="preserve">Nút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shd w:fill="d9d9d9" w:val="clear"/>
              </w:rPr>
            </w:pPr>
            <w:r w:rsidDel="00000000" w:rsidR="00000000" w:rsidRPr="00000000">
              <w:rPr>
                <w:shd w:fill="d9d9d9" w:val="clea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shd w:fill="d9d9d9" w:val="clear"/>
              </w:rPr>
            </w:pPr>
            <w:r w:rsidDel="00000000" w:rsidR="00000000" w:rsidRPr="00000000">
              <w:rPr>
                <w:shd w:fill="d9d9d9" w:val="clear"/>
                <w:rtl w:val="0"/>
              </w:rPr>
              <w:t xml:space="preserve">Lưu thông tin nhóm kiến thức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shd w:fill="d9d9d9" w:val="clear"/>
              </w:rPr>
            </w:pPr>
            <w:r w:rsidDel="00000000" w:rsidR="00000000" w:rsidRPr="00000000">
              <w:rPr>
                <w:shd w:fill="d9d9d9" w:val="clear"/>
                <w:rtl w:val="0"/>
              </w:rPr>
              <w:t xml:space="preserve">- Chỉ hoạt động khi trường “Tên nhóm” hợp lệ - Thực hiện ghi dữ liệu vào hệ thống và làm mới danh sách nhóm</w:t>
            </w:r>
          </w:p>
        </w:tc>
      </w:tr>
    </w:tbl>
    <w:p w:rsidR="00000000" w:rsidDel="00000000" w:rsidP="00000000" w:rsidRDefault="00000000" w:rsidRPr="00000000" w14:paraId="00000291">
      <w:pPr>
        <w:rPr>
          <w:shd w:fill="d9d9d9" w:val="clear"/>
        </w:rPr>
      </w:pPr>
      <w:r w:rsidDel="00000000" w:rsidR="00000000" w:rsidRPr="00000000">
        <w:rPr>
          <w:rtl w:val="0"/>
        </w:rPr>
      </w:r>
    </w:p>
    <w:p w:rsidR="00000000" w:rsidDel="00000000" w:rsidP="00000000" w:rsidRDefault="00000000" w:rsidRPr="00000000" w14:paraId="00000292">
      <w:pPr>
        <w:pStyle w:val="Heading3"/>
        <w:spacing w:after="0" w:before="0" w:lineRule="auto"/>
        <w:rPr>
          <w:color w:val="000000"/>
          <w:sz w:val="22"/>
          <w:szCs w:val="22"/>
          <w:shd w:fill="d9d9d9" w:val="clear"/>
        </w:rPr>
      </w:pPr>
      <w:bookmarkStart w:colFirst="0" w:colLast="0" w:name="_2ejvk3budove" w:id="31"/>
      <w:bookmarkEnd w:id="31"/>
      <w:r w:rsidDel="00000000" w:rsidR="00000000" w:rsidRPr="00000000">
        <w:rPr>
          <w:color w:val="000000"/>
          <w:sz w:val="22"/>
          <w:szCs w:val="22"/>
          <w:shd w:fill="d9d9d9" w:val="clear"/>
          <w:rtl w:val="0"/>
        </w:rPr>
        <w:t xml:space="preserve">5.5 Ràng buộc hệ thống</w:t>
      </w:r>
    </w:p>
    <w:p w:rsidR="00000000" w:rsidDel="00000000" w:rsidP="00000000" w:rsidRDefault="00000000" w:rsidRPr="00000000" w14:paraId="00000293">
      <w:pPr>
        <w:rPr>
          <w:shd w:fill="d9d9d9" w:val="clear"/>
        </w:rPr>
      </w:pPr>
      <w:r w:rsidDel="00000000" w:rsidR="00000000" w:rsidRPr="00000000">
        <w:rPr>
          <w:rtl w:val="0"/>
        </w:rPr>
      </w:r>
    </w:p>
    <w:p w:rsidR="00000000" w:rsidDel="00000000" w:rsidP="00000000" w:rsidRDefault="00000000" w:rsidRPr="00000000" w14:paraId="00000294">
      <w:pPr>
        <w:pStyle w:val="Heading3"/>
        <w:spacing w:after="0" w:before="0" w:lineRule="auto"/>
        <w:rPr>
          <w:color w:val="000000"/>
          <w:sz w:val="22"/>
          <w:szCs w:val="22"/>
          <w:shd w:fill="d9d9d9" w:val="clear"/>
        </w:rPr>
      </w:pPr>
      <w:bookmarkStart w:colFirst="0" w:colLast="0" w:name="_teiz1p6slvbj" w:id="32"/>
      <w:bookmarkEnd w:id="32"/>
      <w:r w:rsidDel="00000000" w:rsidR="00000000" w:rsidRPr="00000000">
        <w:rPr>
          <w:color w:val="000000"/>
          <w:sz w:val="22"/>
          <w:szCs w:val="22"/>
          <w:shd w:fill="d9d9d9" w:val="clear"/>
          <w:rtl w:val="0"/>
        </w:rPr>
        <w:t xml:space="preserve">5.6 Use case</w:t>
      </w:r>
    </w:p>
    <w:p w:rsidR="00000000" w:rsidDel="00000000" w:rsidP="00000000" w:rsidRDefault="00000000" w:rsidRPr="00000000" w14:paraId="00000295">
      <w:pPr>
        <w:spacing w:after="240" w:before="240" w:line="276" w:lineRule="auto"/>
        <w:rPr>
          <w:shd w:fill="d9d9d9" w:val="clear"/>
        </w:rPr>
      </w:pPr>
      <w:r w:rsidDel="00000000" w:rsidR="00000000" w:rsidRPr="00000000">
        <w:rPr>
          <w:rtl w:val="0"/>
        </w:rPr>
      </w:r>
    </w:p>
    <w:p w:rsidR="00000000" w:rsidDel="00000000" w:rsidP="00000000" w:rsidRDefault="00000000" w:rsidRPr="00000000" w14:paraId="00000296">
      <w:pPr>
        <w:pStyle w:val="Heading2"/>
        <w:rPr>
          <w:shd w:fill="d9d9d9" w:val="clear"/>
        </w:rPr>
      </w:pPr>
      <w:bookmarkStart w:colFirst="0" w:colLast="0" w:name="_fxjelypsixt" w:id="33"/>
      <w:bookmarkEnd w:id="33"/>
      <w:r w:rsidDel="00000000" w:rsidR="00000000" w:rsidRPr="00000000">
        <w:rPr>
          <w:shd w:fill="d9d9d9" w:val="clear"/>
          <w:rtl w:val="0"/>
        </w:rPr>
        <w:t xml:space="preserve">6. Cập nhật / chỉnh sửa nhóm kiến thức</w:t>
      </w:r>
    </w:p>
    <w:p w:rsidR="00000000" w:rsidDel="00000000" w:rsidP="00000000" w:rsidRDefault="00000000" w:rsidRPr="00000000" w14:paraId="00000297">
      <w:pPr>
        <w:pStyle w:val="Heading2"/>
        <w:rPr>
          <w:sz w:val="22"/>
          <w:szCs w:val="22"/>
          <w:shd w:fill="d9d9d9" w:val="clear"/>
        </w:rPr>
      </w:pPr>
      <w:bookmarkStart w:colFirst="0" w:colLast="0" w:name="_txlqhg841kls" w:id="34"/>
      <w:bookmarkEnd w:id="34"/>
      <w:r w:rsidDel="00000000" w:rsidR="00000000" w:rsidRPr="00000000">
        <w:rPr>
          <w:sz w:val="22"/>
          <w:szCs w:val="22"/>
          <w:shd w:fill="d9d9d9" w:val="clear"/>
          <w:rtl w:val="0"/>
        </w:rPr>
        <w:t xml:space="preserve">6.1 Mô tả chức năng</w:t>
      </w:r>
    </w:p>
    <w:p w:rsidR="00000000" w:rsidDel="00000000" w:rsidP="00000000" w:rsidRDefault="00000000" w:rsidRPr="00000000" w14:paraId="00000298">
      <w:pPr>
        <w:rPr>
          <w:shd w:fill="d9d9d9" w:val="clear"/>
        </w:rPr>
      </w:pPr>
      <w:r w:rsidDel="00000000" w:rsidR="00000000" w:rsidRPr="00000000">
        <w:rPr>
          <w:rtl w:val="0"/>
        </w:rPr>
      </w:r>
    </w:p>
    <w:p w:rsidR="00000000" w:rsidDel="00000000" w:rsidP="00000000" w:rsidRDefault="00000000" w:rsidRPr="00000000" w14:paraId="00000299">
      <w:pPr>
        <w:pStyle w:val="Heading3"/>
        <w:spacing w:after="0" w:before="0" w:lineRule="auto"/>
        <w:rPr>
          <w:color w:val="000000"/>
          <w:sz w:val="22"/>
          <w:szCs w:val="22"/>
          <w:shd w:fill="d9d9d9" w:val="clear"/>
        </w:rPr>
      </w:pPr>
      <w:bookmarkStart w:colFirst="0" w:colLast="0" w:name="_ly4t1lnhvlp2" w:id="35"/>
      <w:bookmarkEnd w:id="35"/>
      <w:r w:rsidDel="00000000" w:rsidR="00000000" w:rsidRPr="00000000">
        <w:rPr>
          <w:color w:val="000000"/>
          <w:sz w:val="22"/>
          <w:szCs w:val="22"/>
          <w:shd w:fill="d9d9d9" w:val="clear"/>
          <w:rtl w:val="0"/>
        </w:rPr>
        <w:t xml:space="preserve">6.2 Flow</w:t>
      </w:r>
    </w:p>
    <w:p w:rsidR="00000000" w:rsidDel="00000000" w:rsidP="00000000" w:rsidRDefault="00000000" w:rsidRPr="00000000" w14:paraId="0000029A">
      <w:pPr>
        <w:rPr>
          <w:shd w:fill="d9d9d9" w:val="clear"/>
        </w:rPr>
      </w:pPr>
      <w:r w:rsidDel="00000000" w:rsidR="00000000" w:rsidRPr="00000000">
        <w:rPr>
          <w:rtl w:val="0"/>
        </w:rPr>
      </w:r>
    </w:p>
    <w:p w:rsidR="00000000" w:rsidDel="00000000" w:rsidP="00000000" w:rsidRDefault="00000000" w:rsidRPr="00000000" w14:paraId="0000029B">
      <w:pPr>
        <w:pStyle w:val="Heading3"/>
        <w:spacing w:after="0" w:before="0" w:lineRule="auto"/>
        <w:rPr>
          <w:color w:val="000000"/>
          <w:sz w:val="22"/>
          <w:szCs w:val="22"/>
          <w:shd w:fill="d9d9d9" w:val="clear"/>
        </w:rPr>
      </w:pPr>
      <w:bookmarkStart w:colFirst="0" w:colLast="0" w:name="_co6zvay67mvx" w:id="36"/>
      <w:bookmarkEnd w:id="36"/>
      <w:r w:rsidDel="00000000" w:rsidR="00000000" w:rsidRPr="00000000">
        <w:rPr>
          <w:color w:val="000000"/>
          <w:sz w:val="22"/>
          <w:szCs w:val="22"/>
          <w:shd w:fill="d9d9d9" w:val="clear"/>
          <w:rtl w:val="0"/>
        </w:rPr>
        <w:t xml:space="preserve">6.3 Wireframe</w:t>
      </w:r>
    </w:p>
    <w:p w:rsidR="00000000" w:rsidDel="00000000" w:rsidP="00000000" w:rsidRDefault="00000000" w:rsidRPr="00000000" w14:paraId="0000029C">
      <w:pPr>
        <w:rPr>
          <w:shd w:fill="d9d9d9" w:val="clear"/>
        </w:rPr>
      </w:pPr>
      <w:r w:rsidDel="00000000" w:rsidR="00000000" w:rsidRPr="00000000">
        <w:rPr>
          <w:rtl w:val="0"/>
        </w:rPr>
      </w:r>
    </w:p>
    <w:p w:rsidR="00000000" w:rsidDel="00000000" w:rsidP="00000000" w:rsidRDefault="00000000" w:rsidRPr="00000000" w14:paraId="0000029D">
      <w:pPr>
        <w:pStyle w:val="Heading3"/>
        <w:spacing w:after="0" w:before="0" w:lineRule="auto"/>
        <w:rPr>
          <w:color w:val="000000"/>
          <w:sz w:val="22"/>
          <w:szCs w:val="22"/>
          <w:shd w:fill="d9d9d9" w:val="clear"/>
        </w:rPr>
      </w:pPr>
      <w:bookmarkStart w:colFirst="0" w:colLast="0" w:name="_o23jp6irihc5" w:id="37"/>
      <w:bookmarkEnd w:id="37"/>
      <w:r w:rsidDel="00000000" w:rsidR="00000000" w:rsidRPr="00000000">
        <w:rPr>
          <w:color w:val="000000"/>
          <w:sz w:val="22"/>
          <w:szCs w:val="22"/>
          <w:shd w:fill="d9d9d9" w:val="clear"/>
          <w:rtl w:val="0"/>
        </w:rPr>
        <w:t xml:space="preserve">6.4 Mô tả trường dữ liệu</w:t>
      </w:r>
    </w:p>
    <w:p w:rsidR="00000000" w:rsidDel="00000000" w:rsidP="00000000" w:rsidRDefault="00000000" w:rsidRPr="00000000" w14:paraId="0000029E">
      <w:pPr>
        <w:rPr>
          <w:shd w:fill="d9d9d9" w:val="clear"/>
        </w:rPr>
      </w:pPr>
      <w:r w:rsidDel="00000000" w:rsidR="00000000" w:rsidRPr="00000000">
        <w:rPr>
          <w:rtl w:val="0"/>
        </w:rPr>
      </w:r>
    </w:p>
    <w:p w:rsidR="00000000" w:rsidDel="00000000" w:rsidP="00000000" w:rsidRDefault="00000000" w:rsidRPr="00000000" w14:paraId="0000029F">
      <w:pPr>
        <w:pStyle w:val="Heading3"/>
        <w:spacing w:after="0" w:before="0" w:lineRule="auto"/>
        <w:rPr>
          <w:color w:val="000000"/>
          <w:sz w:val="22"/>
          <w:szCs w:val="22"/>
          <w:shd w:fill="d9d9d9" w:val="clear"/>
        </w:rPr>
      </w:pPr>
      <w:bookmarkStart w:colFirst="0" w:colLast="0" w:name="_r0mdg2d3a2dg" w:id="38"/>
      <w:bookmarkEnd w:id="38"/>
      <w:r w:rsidDel="00000000" w:rsidR="00000000" w:rsidRPr="00000000">
        <w:rPr>
          <w:color w:val="000000"/>
          <w:sz w:val="22"/>
          <w:szCs w:val="22"/>
          <w:shd w:fill="d9d9d9" w:val="clear"/>
          <w:rtl w:val="0"/>
        </w:rPr>
        <w:t xml:space="preserve">6.5 Ràng buộc hệ thống</w:t>
      </w:r>
    </w:p>
    <w:p w:rsidR="00000000" w:rsidDel="00000000" w:rsidP="00000000" w:rsidRDefault="00000000" w:rsidRPr="00000000" w14:paraId="000002A0">
      <w:pPr>
        <w:rPr>
          <w:shd w:fill="d9d9d9" w:val="clear"/>
        </w:rPr>
      </w:pPr>
      <w:r w:rsidDel="00000000" w:rsidR="00000000" w:rsidRPr="00000000">
        <w:rPr>
          <w:rtl w:val="0"/>
        </w:rPr>
      </w:r>
    </w:p>
    <w:p w:rsidR="00000000" w:rsidDel="00000000" w:rsidP="00000000" w:rsidRDefault="00000000" w:rsidRPr="00000000" w14:paraId="000002A1">
      <w:pPr>
        <w:pStyle w:val="Heading3"/>
        <w:spacing w:after="0" w:before="0" w:lineRule="auto"/>
        <w:rPr>
          <w:color w:val="000000"/>
          <w:sz w:val="22"/>
          <w:szCs w:val="22"/>
          <w:shd w:fill="d9d9d9" w:val="clear"/>
        </w:rPr>
      </w:pPr>
      <w:bookmarkStart w:colFirst="0" w:colLast="0" w:name="_w1iio0wwg6ha" w:id="39"/>
      <w:bookmarkEnd w:id="39"/>
      <w:r w:rsidDel="00000000" w:rsidR="00000000" w:rsidRPr="00000000">
        <w:rPr>
          <w:color w:val="000000"/>
          <w:sz w:val="22"/>
          <w:szCs w:val="22"/>
          <w:shd w:fill="d9d9d9" w:val="clear"/>
          <w:rtl w:val="0"/>
        </w:rPr>
        <w:t xml:space="preserve">6.6 Use case</w:t>
      </w:r>
    </w:p>
    <w:p w:rsidR="00000000" w:rsidDel="00000000" w:rsidP="00000000" w:rsidRDefault="00000000" w:rsidRPr="00000000" w14:paraId="000002A2">
      <w:pPr>
        <w:spacing w:after="240" w:before="240" w:line="276" w:lineRule="auto"/>
        <w:rPr>
          <w:shd w:fill="d9d9d9" w:val="clear"/>
        </w:rPr>
      </w:pPr>
      <w:r w:rsidDel="00000000" w:rsidR="00000000" w:rsidRPr="00000000">
        <w:rPr>
          <w:rtl w:val="0"/>
        </w:rPr>
      </w:r>
    </w:p>
    <w:p w:rsidR="00000000" w:rsidDel="00000000" w:rsidP="00000000" w:rsidRDefault="00000000" w:rsidRPr="00000000" w14:paraId="000002A3">
      <w:pPr>
        <w:pStyle w:val="Heading2"/>
        <w:rPr>
          <w:shd w:fill="d9d9d9" w:val="clear"/>
        </w:rPr>
      </w:pPr>
      <w:bookmarkStart w:colFirst="0" w:colLast="0" w:name="_reroz9i99z9g" w:id="40"/>
      <w:bookmarkEnd w:id="40"/>
      <w:r w:rsidDel="00000000" w:rsidR="00000000" w:rsidRPr="00000000">
        <w:rPr>
          <w:shd w:fill="d9d9d9" w:val="clear"/>
          <w:rtl w:val="0"/>
        </w:rPr>
        <w:t xml:space="preserve">7. Xóa nhóm kiến thức</w:t>
      </w:r>
    </w:p>
    <w:p w:rsidR="00000000" w:rsidDel="00000000" w:rsidP="00000000" w:rsidRDefault="00000000" w:rsidRPr="00000000" w14:paraId="000002A4">
      <w:pPr>
        <w:pStyle w:val="Heading2"/>
        <w:rPr>
          <w:sz w:val="22"/>
          <w:szCs w:val="22"/>
          <w:shd w:fill="d9d9d9" w:val="clear"/>
        </w:rPr>
      </w:pPr>
      <w:bookmarkStart w:colFirst="0" w:colLast="0" w:name="_4jtixouysq6a" w:id="41"/>
      <w:bookmarkEnd w:id="41"/>
      <w:r w:rsidDel="00000000" w:rsidR="00000000" w:rsidRPr="00000000">
        <w:rPr>
          <w:sz w:val="22"/>
          <w:szCs w:val="22"/>
          <w:shd w:fill="d9d9d9" w:val="clear"/>
          <w:rtl w:val="0"/>
        </w:rPr>
        <w:t xml:space="preserve">7.1 Mô tả chức năng</w:t>
      </w:r>
    </w:p>
    <w:p w:rsidR="00000000" w:rsidDel="00000000" w:rsidP="00000000" w:rsidRDefault="00000000" w:rsidRPr="00000000" w14:paraId="000002A5">
      <w:pPr>
        <w:rPr>
          <w:shd w:fill="d9d9d9" w:val="clear"/>
        </w:rPr>
      </w:pPr>
      <w:r w:rsidDel="00000000" w:rsidR="00000000" w:rsidRPr="00000000">
        <w:rPr>
          <w:rtl w:val="0"/>
        </w:rPr>
      </w:r>
    </w:p>
    <w:p w:rsidR="00000000" w:rsidDel="00000000" w:rsidP="00000000" w:rsidRDefault="00000000" w:rsidRPr="00000000" w14:paraId="000002A6">
      <w:pPr>
        <w:pStyle w:val="Heading3"/>
        <w:spacing w:after="0" w:before="0" w:lineRule="auto"/>
        <w:rPr>
          <w:color w:val="000000"/>
          <w:sz w:val="22"/>
          <w:szCs w:val="22"/>
          <w:shd w:fill="d9d9d9" w:val="clear"/>
        </w:rPr>
      </w:pPr>
      <w:bookmarkStart w:colFirst="0" w:colLast="0" w:name="_a11p71f43j0n" w:id="42"/>
      <w:bookmarkEnd w:id="42"/>
      <w:r w:rsidDel="00000000" w:rsidR="00000000" w:rsidRPr="00000000">
        <w:rPr>
          <w:color w:val="000000"/>
          <w:sz w:val="22"/>
          <w:szCs w:val="22"/>
          <w:shd w:fill="d9d9d9" w:val="clear"/>
          <w:rtl w:val="0"/>
        </w:rPr>
        <w:t xml:space="preserve">7.2 Flow</w:t>
      </w:r>
    </w:p>
    <w:p w:rsidR="00000000" w:rsidDel="00000000" w:rsidP="00000000" w:rsidRDefault="00000000" w:rsidRPr="00000000" w14:paraId="000002A7">
      <w:pPr>
        <w:rPr>
          <w:shd w:fill="d9d9d9" w:val="clear"/>
        </w:rPr>
      </w:pPr>
      <w:r w:rsidDel="00000000" w:rsidR="00000000" w:rsidRPr="00000000">
        <w:rPr>
          <w:rtl w:val="0"/>
        </w:rPr>
      </w:r>
    </w:p>
    <w:p w:rsidR="00000000" w:rsidDel="00000000" w:rsidP="00000000" w:rsidRDefault="00000000" w:rsidRPr="00000000" w14:paraId="000002A8">
      <w:pPr>
        <w:pStyle w:val="Heading3"/>
        <w:spacing w:after="0" w:before="0" w:lineRule="auto"/>
        <w:rPr>
          <w:color w:val="000000"/>
          <w:sz w:val="22"/>
          <w:szCs w:val="22"/>
          <w:shd w:fill="d9d9d9" w:val="clear"/>
        </w:rPr>
      </w:pPr>
      <w:bookmarkStart w:colFirst="0" w:colLast="0" w:name="_6om5imr4vplv" w:id="43"/>
      <w:bookmarkEnd w:id="43"/>
      <w:r w:rsidDel="00000000" w:rsidR="00000000" w:rsidRPr="00000000">
        <w:rPr>
          <w:color w:val="000000"/>
          <w:sz w:val="22"/>
          <w:szCs w:val="22"/>
          <w:shd w:fill="d9d9d9" w:val="clear"/>
          <w:rtl w:val="0"/>
        </w:rPr>
        <w:t xml:space="preserve">7.3 Wireframe</w:t>
      </w:r>
    </w:p>
    <w:p w:rsidR="00000000" w:rsidDel="00000000" w:rsidP="00000000" w:rsidRDefault="00000000" w:rsidRPr="00000000" w14:paraId="000002A9">
      <w:pPr>
        <w:rPr>
          <w:shd w:fill="d9d9d9" w:val="clear"/>
        </w:rPr>
      </w:pPr>
      <w:r w:rsidDel="00000000" w:rsidR="00000000" w:rsidRPr="00000000">
        <w:rPr>
          <w:rtl w:val="0"/>
        </w:rPr>
      </w:r>
    </w:p>
    <w:p w:rsidR="00000000" w:rsidDel="00000000" w:rsidP="00000000" w:rsidRDefault="00000000" w:rsidRPr="00000000" w14:paraId="000002AA">
      <w:pPr>
        <w:pStyle w:val="Heading3"/>
        <w:spacing w:after="0" w:before="0" w:lineRule="auto"/>
        <w:rPr>
          <w:color w:val="000000"/>
          <w:sz w:val="22"/>
          <w:szCs w:val="22"/>
          <w:shd w:fill="d9d9d9" w:val="clear"/>
        </w:rPr>
      </w:pPr>
      <w:bookmarkStart w:colFirst="0" w:colLast="0" w:name="_9gnt45x261i" w:id="44"/>
      <w:bookmarkEnd w:id="44"/>
      <w:r w:rsidDel="00000000" w:rsidR="00000000" w:rsidRPr="00000000">
        <w:rPr>
          <w:color w:val="000000"/>
          <w:sz w:val="22"/>
          <w:szCs w:val="22"/>
          <w:shd w:fill="d9d9d9" w:val="clear"/>
          <w:rtl w:val="0"/>
        </w:rPr>
        <w:t xml:space="preserve">7.4 Mô tả trường dữ liệu</w:t>
      </w:r>
    </w:p>
    <w:p w:rsidR="00000000" w:rsidDel="00000000" w:rsidP="00000000" w:rsidRDefault="00000000" w:rsidRPr="00000000" w14:paraId="000002AB">
      <w:pPr>
        <w:rPr>
          <w:shd w:fill="d9d9d9" w:val="clear"/>
        </w:rPr>
      </w:pPr>
      <w:r w:rsidDel="00000000" w:rsidR="00000000" w:rsidRPr="00000000">
        <w:rPr>
          <w:rtl w:val="0"/>
        </w:rPr>
      </w:r>
    </w:p>
    <w:p w:rsidR="00000000" w:rsidDel="00000000" w:rsidP="00000000" w:rsidRDefault="00000000" w:rsidRPr="00000000" w14:paraId="000002AC">
      <w:pPr>
        <w:pStyle w:val="Heading3"/>
        <w:spacing w:after="0" w:before="0" w:lineRule="auto"/>
        <w:rPr>
          <w:color w:val="000000"/>
          <w:sz w:val="22"/>
          <w:szCs w:val="22"/>
          <w:shd w:fill="d9d9d9" w:val="clear"/>
        </w:rPr>
      </w:pPr>
      <w:bookmarkStart w:colFirst="0" w:colLast="0" w:name="_5t3trsy7qzux" w:id="45"/>
      <w:bookmarkEnd w:id="45"/>
      <w:r w:rsidDel="00000000" w:rsidR="00000000" w:rsidRPr="00000000">
        <w:rPr>
          <w:color w:val="000000"/>
          <w:sz w:val="22"/>
          <w:szCs w:val="22"/>
          <w:shd w:fill="d9d9d9" w:val="clear"/>
          <w:rtl w:val="0"/>
        </w:rPr>
        <w:t xml:space="preserve">7.5 Ràng buộc hệ thống</w:t>
      </w:r>
    </w:p>
    <w:p w:rsidR="00000000" w:rsidDel="00000000" w:rsidP="00000000" w:rsidRDefault="00000000" w:rsidRPr="00000000" w14:paraId="000002AD">
      <w:pPr>
        <w:rPr>
          <w:shd w:fill="d9d9d9" w:val="clear"/>
        </w:rPr>
      </w:pPr>
      <w:r w:rsidDel="00000000" w:rsidR="00000000" w:rsidRPr="00000000">
        <w:rPr>
          <w:rtl w:val="0"/>
        </w:rPr>
      </w:r>
    </w:p>
    <w:p w:rsidR="00000000" w:rsidDel="00000000" w:rsidP="00000000" w:rsidRDefault="00000000" w:rsidRPr="00000000" w14:paraId="000002AE">
      <w:pPr>
        <w:pStyle w:val="Heading3"/>
        <w:spacing w:after="0" w:before="0" w:lineRule="auto"/>
        <w:rPr>
          <w:color w:val="000000"/>
          <w:sz w:val="22"/>
          <w:szCs w:val="22"/>
          <w:shd w:fill="d9d9d9" w:val="clear"/>
        </w:rPr>
      </w:pPr>
      <w:bookmarkStart w:colFirst="0" w:colLast="0" w:name="_vruhq86xcb51" w:id="46"/>
      <w:bookmarkEnd w:id="46"/>
      <w:r w:rsidDel="00000000" w:rsidR="00000000" w:rsidRPr="00000000">
        <w:rPr>
          <w:color w:val="000000"/>
          <w:sz w:val="22"/>
          <w:szCs w:val="22"/>
          <w:shd w:fill="d9d9d9" w:val="clear"/>
          <w:rtl w:val="0"/>
        </w:rPr>
        <w:t xml:space="preserve">7.6 Use case</w:t>
      </w:r>
    </w:p>
    <w:p w:rsidR="00000000" w:rsidDel="00000000" w:rsidP="00000000" w:rsidRDefault="00000000" w:rsidRPr="00000000" w14:paraId="000002AF">
      <w:pPr>
        <w:spacing w:after="240" w:before="24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 Nguyen" w:id="1" w:date="2025-10-15T07:22:34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Nhóm kiến thức để lại. Phát triển thêm sau</w:t>
      </w:r>
    </w:p>
  </w:comment>
  <w:comment w:author="Mai Nguyen" w:id="2" w:date="2025-10-15T07:22:55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sau</w:t>
      </w:r>
    </w:p>
  </w:comment>
  <w:comment w:author="Mai Nguyen" w:id="0" w:date="2025-10-15T04:31:06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lại phân tích hơn cho Nhóm kiến thức</w:t>
      </w:r>
    </w:p>
  </w:comment>
  <w:comment w:author="Mai Nguyen" w:id="3" w:date="2025-10-15T07:19:57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cho nhập nhìu url ko? Nếu có thì ngăn cách bằng dấu ,</w:t>
      </w:r>
    </w:p>
  </w:comment>
  <w:comment w:author="Phuong Nguyen" w:id="6" w:date="2025-10-09T08:09:27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Thảo luận lại vì có liên quan tới giới hạn tài liệu được gán cho AI</w:t>
      </w:r>
    </w:p>
  </w:comment>
  <w:comment w:author="Phuong Nguyen" w:id="4" w:date="2025-10-09T08:41:12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thảo luận</w:t>
      </w:r>
    </w:p>
  </w:comment>
  <w:comment w:author="Mai Nguyen" w:id="5" w:date="2025-10-15T07:19:13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lại luôn. chưa cần mang ra thảo luận. Tách làm nhiều dạng Url như website, youtube, GGdrive ... sẽ có cách crawl khác nhau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jc w:val="center"/>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Pr>
    <w:rPr>
      <w:b w:val="1"/>
      <w:bCs w:val="1"/>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unito-italic.ttf"/><Relationship Id="rId10" Type="http://schemas.openxmlformats.org/officeDocument/2006/relationships/font" Target="fonts/Nunito-bold.ttf"/><Relationship Id="rId12" Type="http://schemas.openxmlformats.org/officeDocument/2006/relationships/font" Target="fonts/Nunito-boldItalic.ttf"/><Relationship Id="rId9" Type="http://schemas.openxmlformats.org/officeDocument/2006/relationships/font" Target="fonts/Nunit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