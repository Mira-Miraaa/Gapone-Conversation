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6"/>
          <w:szCs w:val="46"/>
        </w:rPr>
      </w:pPr>
      <w:r w:rsidDel="00000000" w:rsidR="00000000" w:rsidRPr="00000000">
        <w:rPr>
          <w:b w:val="1"/>
          <w:bCs w:val="1"/>
          <w:sz w:val="46"/>
          <w:szCs w:val="46"/>
          <w:rtl w:val="0"/>
        </w:rPr>
        <w:t xml:space="preserve">SRS TÍCH HỢP AI</w:t>
      </w:r>
    </w:p>
    <w:p w:rsidR="00000000" w:rsidDel="00000000" w:rsidP="00000000" w:rsidRDefault="00000000" w:rsidRPr="00000000" w14:paraId="00000002">
      <w:pPr>
        <w:spacing w:after="240" w:before="240" w:line="276" w:lineRule="auto"/>
        <w:ind w:left="-141.73228346456688" w:firstLine="0"/>
        <w:jc w:val="center"/>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003">
      <w:pPr>
        <w:pStyle w:val="Heading1"/>
        <w:rPr/>
      </w:pPr>
      <w:bookmarkStart w:colFirst="0" w:colLast="0" w:name="_oz5efsen2yqv" w:id="0"/>
      <w:bookmarkEnd w:id="0"/>
      <w:r w:rsidDel="00000000" w:rsidR="00000000" w:rsidRPr="00000000">
        <w:rPr>
          <w:rtl w:val="0"/>
        </w:rPr>
        <w:t xml:space="preserve">BẢNG GHI NHẬN THAY ĐỔI TÀI LIỆU</w:t>
      </w:r>
    </w:p>
    <w:tbl>
      <w:tblPr>
        <w:tblStyle w:val="Table1"/>
        <w:tblW w:w="10245.0" w:type="dxa"/>
        <w:jc w:val="left"/>
        <w:tblInd w:w="-371.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2"/>
        <w:gridCol w:w="1413.0000000000005"/>
        <w:gridCol w:w="1770"/>
        <w:gridCol w:w="3045"/>
        <w:gridCol w:w="1395"/>
        <w:gridCol w:w="1260"/>
        <w:tblGridChange w:id="0">
          <w:tblGrid>
            <w:gridCol w:w="1362"/>
            <w:gridCol w:w="1413.0000000000005"/>
            <w:gridCol w:w="1770"/>
            <w:gridCol w:w="3045"/>
            <w:gridCol w:w="1395"/>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Phiên bản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Phiên bản mới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30/09/2025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Tạo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V1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2. Thêm mới AI vào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Tích hợp để loại bỏ bớt màn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Tích hợp giao diện </w:t>
            </w:r>
            <w:r w:rsidDel="00000000" w:rsidR="00000000" w:rsidRPr="00000000">
              <w:rPr>
                <w:b w:val="1"/>
                <w:bCs w:val="1"/>
                <w:rtl w:val="0"/>
              </w:rPr>
              <w:t xml:space="preserve">Thông tin chung</w:t>
            </w:r>
            <w:r w:rsidDel="00000000" w:rsidR="00000000" w:rsidRPr="00000000">
              <w:rPr>
                <w:rtl w:val="0"/>
              </w:rPr>
              <w:t xml:space="preserve"> vào giao diện </w:t>
            </w:r>
            <w:r w:rsidDel="00000000" w:rsidR="00000000" w:rsidRPr="00000000">
              <w:rPr>
                <w:b w:val="1"/>
                <w:bCs w:val="1"/>
                <w:rtl w:val="0"/>
              </w:rPr>
              <w:t xml:space="preserve">Thiết lập AI.</w:t>
            </w:r>
            <w:r w:rsidDel="00000000" w:rsidR="00000000" w:rsidRPr="00000000">
              <w:rPr>
                <w:rtl w:val="0"/>
              </w:rPr>
              <w:t xml:space="preserve"> Bỏ bớt </w:t>
            </w:r>
            <w:r w:rsidDel="00000000" w:rsidR="00000000" w:rsidRPr="00000000">
              <w:rPr>
                <w:b w:val="1"/>
                <w:bCs w:val="1"/>
                <w:rtl w:val="0"/>
              </w:rPr>
              <w:t xml:space="preserve">Thử nghiệm AI</w:t>
            </w:r>
            <w:r w:rsidDel="00000000" w:rsidR="00000000" w:rsidRPr="00000000">
              <w:rPr>
                <w:rtl w:val="0"/>
              </w:rPr>
              <w:t xml:space="preserve"> ra khỏi flow thiết lập AI.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V1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V1.0.1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3. Chỉnh sửa thiết lập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Tích hợp để loại bỏ bớt màn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Tích hợp giao diện </w:t>
            </w:r>
            <w:r w:rsidDel="00000000" w:rsidR="00000000" w:rsidRPr="00000000">
              <w:rPr>
                <w:b w:val="1"/>
                <w:bCs w:val="1"/>
                <w:rtl w:val="0"/>
              </w:rPr>
              <w:t xml:space="preserve">Thông tin chung</w:t>
            </w:r>
            <w:r w:rsidDel="00000000" w:rsidR="00000000" w:rsidRPr="00000000">
              <w:rPr>
                <w:rtl w:val="0"/>
              </w:rPr>
              <w:t xml:space="preserve"> vào giao diện </w:t>
            </w:r>
            <w:r w:rsidDel="00000000" w:rsidR="00000000" w:rsidRPr="00000000">
              <w:rPr>
                <w:b w:val="1"/>
                <w:bCs w:val="1"/>
                <w:rtl w:val="0"/>
              </w:rPr>
              <w:t xml:space="preserve">Thiết lập AI.</w:t>
            </w:r>
            <w:r w:rsidDel="00000000" w:rsidR="00000000" w:rsidRPr="00000000">
              <w:rPr>
                <w:rtl w:val="0"/>
              </w:rPr>
              <w:t xml:space="preserve"> Bỏ bớt </w:t>
            </w:r>
            <w:r w:rsidDel="00000000" w:rsidR="00000000" w:rsidRPr="00000000">
              <w:rPr>
                <w:b w:val="1"/>
                <w:bCs w:val="1"/>
                <w:rtl w:val="0"/>
              </w:rPr>
              <w:t xml:space="preserve">Thử nghiệm AI</w:t>
            </w:r>
            <w:r w:rsidDel="00000000" w:rsidR="00000000" w:rsidRPr="00000000">
              <w:rPr>
                <w:rtl w:val="0"/>
              </w:rPr>
              <w:t xml:space="preserve"> ra khỏi flow chỉnh sửa thiết lập AI.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5. Thử nghiệm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Tách chức năng thử nghiệm để tối giản hóa quy trình thiết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rtl w:val="0"/>
              </w:rPr>
              <w:t xml:space="preserve">Thử nghiệm AI ở mục </w:t>
            </w:r>
            <w:r w:rsidDel="00000000" w:rsidR="00000000" w:rsidRPr="00000000">
              <w:rPr>
                <w:b w:val="1"/>
                <w:bCs w:val="1"/>
                <w:rtl w:val="0"/>
              </w:rPr>
              <w:t xml:space="preserve">2.Th</w:t>
            </w:r>
            <w:r w:rsidDel="00000000" w:rsidR="00000000" w:rsidRPr="00000000">
              <w:rPr>
                <w:b w:val="1"/>
                <w:bCs w:val="1"/>
                <w:rtl w:val="0"/>
              </w:rPr>
              <w:t xml:space="preserve">êm mới AI</w:t>
            </w:r>
            <w:r w:rsidDel="00000000" w:rsidR="00000000" w:rsidRPr="00000000">
              <w:rPr>
                <w:rtl w:val="0"/>
              </w:rPr>
              <w:t xml:space="preserve"> được tách và tạo mới tại phần </w:t>
            </w:r>
            <w:r w:rsidDel="00000000" w:rsidR="00000000" w:rsidRPr="00000000">
              <w:rPr>
                <w:b w:val="1"/>
                <w:bCs w:val="1"/>
                <w:rtl w:val="0"/>
              </w:rPr>
              <w:t xml:space="preserve">5.Th</w:t>
            </w:r>
            <w:r w:rsidDel="00000000" w:rsidR="00000000" w:rsidRPr="00000000">
              <w:rPr>
                <w:b w:val="1"/>
                <w:bCs w:val="1"/>
                <w:rtl w:val="0"/>
              </w:rPr>
              <w:t xml:space="preserve">ử nghiệm AI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ind w:left="0" w:firstLine="0"/>
              <w:rPr/>
            </w:pPr>
            <w:r w:rsidDel="00000000" w:rsidR="00000000" w:rsidRPr="00000000">
              <w:rPr>
                <w:rtl w:val="0"/>
              </w:rPr>
              <w:t xml:space="preserve">21/10/2025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2. Thêm mới AI vào hệ thống &gt; 2.3 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Bổ sung ràng buộc chọn cài đặt mở rộng của phần thiết lập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Bổ sung phần “Cài đặt khác” (trường hợp AI từ chối trả lời).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V1.0.1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V1.0.2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4. Xóa AI &gt; Mô tả trường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Bổ sung ràng buộc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Bổ sung ràng buộc hệ thống cho những trường hợp xóa AI còn được gán cho kịch bản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ind w:left="0" w:firstLine="0"/>
              <w:rPr/>
            </w:pPr>
            <w:r w:rsidDel="00000000" w:rsidR="00000000" w:rsidRPr="00000000">
              <w:rPr>
                <w:rtl w:val="0"/>
              </w:rPr>
              <w:t xml:space="preserve">24/10/2025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3. Chỉnh sửa AI &gt; 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Bổ sung 1 bước xác nhận trước khi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Người dùng nhấp chọn chỉnh sửa thiết lập AI, hệ thống hiện pop up cảnh báo, người dùng cần nhấn xác nhận để truy cập chức năng chỉnh sửa thiết lập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V1.0.2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V1.0.3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ind w:left="0" w:firstLine="0"/>
              <w:rPr/>
            </w:pPr>
            <w:r w:rsidDel="00000000" w:rsidR="00000000" w:rsidRPr="00000000">
              <w:rPr>
                <w:rtl w:val="0"/>
              </w:rPr>
              <w:t xml:space="preserve">27/10/2025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2. Thêm mới AI vào hệ thống &gt; Wireframe &gt; Model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Chỉnh sửa lại việc chọn model AI trong khâu thiết lập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Người dùng nhấp chọn nhà cung cấp AI trong droplist, sau đó nhấp chọn model AI khả dụng do nhà cung cấp đã chọn cung cấp trong droplist tiếp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V1.0.3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V1.0.4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07/11/2025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5. Thử nghiệm AI &gt; 5.3 mô tả trường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Thêm mô tả tên của AI thử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Bổ sung mô tả trường dữ liệu tên AIthử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V1.0.4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V1.0.5</w:t>
            </w:r>
          </w:p>
        </w:tc>
      </w:tr>
    </w:tbl>
    <w:p w:rsidR="00000000" w:rsidDel="00000000" w:rsidP="00000000" w:rsidRDefault="00000000" w:rsidRPr="00000000" w14:paraId="00000040">
      <w:pPr>
        <w:spacing w:after="240" w:before="240" w:line="276" w:lineRule="auto"/>
        <w:ind w:left="-141.73228346456688" w:firstLine="0"/>
        <w:jc w:val="center"/>
        <w:rPr>
          <w:sz w:val="38"/>
          <w:szCs w:val="38"/>
        </w:rPr>
      </w:pPr>
      <w:r w:rsidDel="00000000" w:rsidR="00000000" w:rsidRPr="00000000">
        <w:rPr>
          <w:sz w:val="38"/>
          <w:szCs w:val="38"/>
          <w:rtl w:val="0"/>
        </w:rPr>
        <w:t xml:space="preserve">--------------------------------------------------------</w:t>
      </w:r>
    </w:p>
    <w:p w:rsidR="00000000" w:rsidDel="00000000" w:rsidP="00000000" w:rsidRDefault="00000000" w:rsidRPr="00000000" w14:paraId="00000041">
      <w:pPr>
        <w:pStyle w:val="Heading1"/>
        <w:spacing w:after="240" w:before="240" w:line="276" w:lineRule="auto"/>
        <w:jc w:val="center"/>
        <w:rPr/>
      </w:pPr>
      <w:bookmarkStart w:colFirst="0" w:colLast="0" w:name="_8lhnfnh94mn" w:id="1"/>
      <w:bookmarkEnd w:id="1"/>
      <w:r w:rsidDel="00000000" w:rsidR="00000000" w:rsidRPr="00000000">
        <w:rPr>
          <w:rtl w:val="0"/>
        </w:rPr>
        <w:t xml:space="preserve">BẢNG QUẢN LÝ TIẾN ĐỘ THỰC THI</w:t>
      </w:r>
    </w:p>
    <w:tbl>
      <w:tblPr>
        <w:tblStyle w:val="Table2"/>
        <w:tblW w:w="10275.0" w:type="dxa"/>
        <w:jc w:val="left"/>
        <w:tblInd w:w="-371.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215"/>
        <w:gridCol w:w="4095"/>
        <w:gridCol w:w="2670"/>
        <w:gridCol w:w="1305"/>
        <w:tblGridChange w:id="0">
          <w:tblGrid>
            <w:gridCol w:w="990"/>
            <w:gridCol w:w="1215"/>
            <w:gridCol w:w="4095"/>
            <w:gridCol w:w="2670"/>
            <w:gridCol w:w="1305"/>
          </w:tblGrid>
        </w:tblGridChange>
      </w:tblGrid>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Ngày bắt đầu</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Phần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Phiên bản áp dụng </w:t>
            </w:r>
          </w:p>
        </w:tc>
      </w:tr>
      <w:tr>
        <w:trPr>
          <w:cantSplit w:val="0"/>
          <w:trHeight w:val="2502.8710937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Quý 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0" w:firstLine="0"/>
              <w:rPr/>
            </w:pPr>
            <w:r w:rsidDel="00000000" w:rsidR="00000000" w:rsidRPr="00000000">
              <w:rPr>
                <w:rtl w:val="0"/>
              </w:rPr>
            </w:r>
          </w:p>
          <w:tbl>
            <w:tblPr>
              <w:tblStyle w:val="Table3"/>
              <w:tblW w:w="6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370"/>
              <w:gridCol w:w="2985"/>
              <w:tblGridChange w:id="0">
                <w:tblGrid>
                  <w:gridCol w:w="1185"/>
                  <w:gridCol w:w="2370"/>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Vị trí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CON-348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các AI (xem danh sách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i3ifkaluwf43">
                    <w:r w:rsidDel="00000000" w:rsidR="00000000" w:rsidRPr="00000000">
                      <w:rPr>
                        <w:color w:val="1155cc"/>
                        <w:u w:val="single"/>
                        <w:rtl w:val="0"/>
                      </w:rPr>
                      <w:t xml:space="preserve">1. Xem danh sách AI được tích hợp vào hệ thống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CON-349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và thiết lập AI theo model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nhtqsodd6p2y">
                    <w:r w:rsidDel="00000000" w:rsidR="00000000" w:rsidRPr="00000000">
                      <w:rPr>
                        <w:color w:val="1155cc"/>
                        <w:u w:val="single"/>
                        <w:rtl w:val="0"/>
                      </w:rPr>
                      <w:t xml:space="preserve">2. Thêm mới AI vào hệ thống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CON-351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Chỉnh sửa thiết lập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qtrk4niedp5k">
                    <w:r w:rsidDel="00000000" w:rsidR="00000000" w:rsidRPr="00000000">
                      <w:rPr>
                        <w:color w:val="1155cc"/>
                        <w:u w:val="single"/>
                        <w:rtl w:val="0"/>
                      </w:rPr>
                      <w:t xml:space="preserve">3. Chỉnh sửa thiết lập AI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CON-352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p3n6cco18cwm">
                    <w:r w:rsidDel="00000000" w:rsidR="00000000" w:rsidRPr="00000000">
                      <w:rPr>
                        <w:color w:val="1155cc"/>
                        <w:u w:val="single"/>
                        <w:rtl w:val="0"/>
                      </w:rPr>
                      <w:t xml:space="preserve">4. Xóa AI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CON-350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Thử nghiệm AI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6n4jib678aq2">
                    <w:r w:rsidDel="00000000" w:rsidR="00000000" w:rsidRPr="00000000">
                      <w:rPr>
                        <w:color w:val="1155cc"/>
                        <w:u w:val="single"/>
                        <w:rtl w:val="0"/>
                      </w:rPr>
                      <w:t xml:space="preserve">5. Thử nghiệm AI</w:t>
                    </w:r>
                  </w:hyperlink>
                  <w:r w:rsidDel="00000000" w:rsidR="00000000" w:rsidRPr="00000000">
                    <w:rPr>
                      <w:rtl w:val="0"/>
                    </w:rPr>
                  </w:r>
                </w:p>
              </w:tc>
            </w:tr>
          </w:tbl>
          <w:p w:rsidR="00000000" w:rsidDel="00000000" w:rsidP="00000000" w:rsidRDefault="00000000" w:rsidRPr="00000000" w14:paraId="0000005C">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V1.03</w:t>
            </w:r>
          </w:p>
        </w:tc>
      </w:tr>
    </w:tbl>
    <w:p w:rsidR="00000000" w:rsidDel="00000000" w:rsidP="00000000" w:rsidRDefault="00000000" w:rsidRPr="00000000" w14:paraId="0000005F">
      <w:pPr>
        <w:spacing w:after="240" w:before="240" w:line="276" w:lineRule="auto"/>
        <w:ind w:left="-141.73228346456688" w:firstLine="0"/>
        <w:jc w:val="center"/>
        <w:rPr>
          <w:sz w:val="38"/>
          <w:szCs w:val="38"/>
        </w:rPr>
      </w:pPr>
      <w:r w:rsidDel="00000000" w:rsidR="00000000" w:rsidRPr="00000000">
        <w:rPr>
          <w:sz w:val="38"/>
          <w:szCs w:val="38"/>
          <w:rtl w:val="0"/>
        </w:rPr>
        <w:t xml:space="preserve">--------------------------------------------------------</w:t>
      </w:r>
    </w:p>
    <w:p w:rsidR="00000000" w:rsidDel="00000000" w:rsidP="00000000" w:rsidRDefault="00000000" w:rsidRPr="00000000" w14:paraId="00000060">
      <w:pPr>
        <w:pStyle w:val="Heading1"/>
        <w:spacing w:after="240" w:before="240" w:line="276" w:lineRule="auto"/>
        <w:ind w:left="-141.73228346456688" w:firstLine="0"/>
        <w:jc w:val="center"/>
        <w:rPr/>
      </w:pPr>
      <w:bookmarkStart w:colFirst="0" w:colLast="0" w:name="_lqgr2dq2dmyl" w:id="2"/>
      <w:bookmarkEnd w:id="2"/>
      <w:r w:rsidDel="00000000" w:rsidR="00000000" w:rsidRPr="00000000">
        <w:rPr>
          <w:rtl w:val="0"/>
        </w:rPr>
        <w:t xml:space="preserve">Bảng tài liệu bổ sung từ nền tảng khác</w:t>
      </w:r>
    </w:p>
    <w:tbl>
      <w:tblPr>
        <w:tblStyle w:val="Table4"/>
        <w:tblW w:w="10074.0" w:type="dxa"/>
        <w:jc w:val="left"/>
        <w:tblInd w:w="-141.73228346456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9249"/>
        <w:tblGridChange w:id="0">
          <w:tblGrid>
            <w:gridCol w:w="825"/>
            <w:gridCol w:w="92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Wireframe thiết kế Setting AI</w:t>
              </w:r>
            </w:hyperlink>
            <w:r w:rsidDel="00000000" w:rsidR="00000000" w:rsidRPr="00000000">
              <w:rPr>
                <w:rtl w:val="0"/>
              </w:rPr>
              <w:t xml:space="preserve"> - Figma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0000ee"/>
                  <w:u w:val="single"/>
                  <w:rtl w:val="0"/>
                </w:rPr>
                <w:t xml:space="preserve">Danh sách AI, Module và nhu cầu tương ứng</w:t>
              </w:r>
            </w:hyperlink>
            <w:r w:rsidDel="00000000" w:rsidR="00000000" w:rsidRPr="00000000">
              <w:rPr>
                <w:rtl w:val="0"/>
              </w:rPr>
            </w:r>
          </w:p>
        </w:tc>
      </w:tr>
    </w:tbl>
    <w:p w:rsidR="00000000" w:rsidDel="00000000" w:rsidP="00000000" w:rsidRDefault="00000000" w:rsidRPr="00000000" w14:paraId="00000067">
      <w:pPr>
        <w:spacing w:after="240" w:before="240" w:line="276" w:lineRule="auto"/>
        <w:ind w:left="-141.73228346456688" w:firstLine="0"/>
        <w:jc w:val="center"/>
        <w:rPr>
          <w:sz w:val="38"/>
          <w:szCs w:val="38"/>
        </w:rPr>
      </w:pPr>
      <w:r w:rsidDel="00000000" w:rsidR="00000000" w:rsidRPr="00000000">
        <w:rPr>
          <w:rtl w:val="0"/>
        </w:rPr>
      </w:r>
    </w:p>
    <w:p w:rsidR="00000000" w:rsidDel="00000000" w:rsidP="00000000" w:rsidRDefault="00000000" w:rsidRPr="00000000" w14:paraId="00000068">
      <w:pPr>
        <w:pStyle w:val="Heading1"/>
        <w:spacing w:after="240" w:before="240" w:line="276" w:lineRule="auto"/>
        <w:jc w:val="center"/>
        <w:rPr/>
      </w:pPr>
      <w:bookmarkStart w:colFirst="0" w:colLast="0" w:name="_h1lpudxeyuuq" w:id="3"/>
      <w:bookmarkEnd w:id="3"/>
      <w:r w:rsidDel="00000000" w:rsidR="00000000" w:rsidRPr="00000000">
        <w:rPr>
          <w:rtl w:val="0"/>
        </w:rPr>
        <w:t xml:space="preserve">MỤC LỤC</w:t>
      </w:r>
    </w:p>
    <w:sdt>
      <w:sdtPr>
        <w:id w:val="870272912"/>
        <w:docPartObj>
          <w:docPartGallery w:val="Table of Contents"/>
          <w:docPartUnique w:val="1"/>
        </w:docPartObj>
      </w:sdtPr>
      <w:sdtContent>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z5efsen2yq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BẢNG GHI NHẬN THAY ĐỔI TÀI LIỆU</w:t>
              <w:tab/>
              <w:t xml:space="preserve">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lhnfnh94m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BẢNG QUẢN LÝ TIẾN ĐỘ THỰC THI</w:t>
              <w:tab/>
              <w:t xml:space="preserve">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gr2dq2dm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Bảng tài liệu bổ sung từ nền tảng khác</w:t>
              <w:tab/>
              <w:t xml:space="preserve">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lpudxeyu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ifkaluwf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Xem danh sách AI được tích hợp vào hệ thống</w:t>
              <w:tab/>
              <w:t xml:space="preserve">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5zln2olk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Mô tả chức năng</w:t>
              <w:tab/>
              <w:t xml:space="preserve">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2934f77o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Wireframe</w:t>
              <w:tab/>
              <w:t xml:space="preserve">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eoawctbg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Mô tả trường dữ liệu</w:t>
              <w:tab/>
              <w:t xml:space="preserve">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2b0u90oq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Ràng buộc hệ thống:</w:t>
              <w:tab/>
              <w:t xml:space="preserve">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h4yl2byh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Use case</w:t>
              <w:tab/>
              <w:t xml:space="preserve">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tqsodd6p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Thêm mới AI vào hệ thống</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lmm6hels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Mô tả chức năng</w:t>
              <w:tab/>
              <w:t xml:space="preserve">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mftos6w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Flow</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i4r7yw81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Wireframe</w:t>
              <w:tab/>
              <w:t xml:space="preserve">12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0j0mwln0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trường dữ liệu Thiết lập AI:</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zcytujcj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trường dữ liệu và ràng buộc bổ sung cho Kho kiến thức:</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83u2wmfv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bổ sung cho Cài đặt mức độ mở rộng:</w:t>
              <w:tab/>
              <w:t xml:space="preserve">20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t5nryiat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Use Case chi tiết:</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ziwjuv0z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Usecase ngoại lệ:</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rk4niedp5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Chỉnh sửa thiết lập AI</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kda15ilp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Mô tả chức năng</w:t>
              <w:tab/>
              <w:t xml:space="preserve">30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hv7obj4o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Flow</w:t>
              <w:tab/>
              <w:t xml:space="preserve">32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f09qnutm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Wireframe</w:t>
              <w:tab/>
              <w:t xml:space="preserve">32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s9zda94p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trường dữ liệu:</w:t>
              <w:tab/>
              <w:t xml:space="preserve">33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x10ynl3e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đặc biệt của luồng chỉnh sửa thiết lập AI:</w:t>
              <w:tab/>
              <w:t xml:space="preserve">37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sx8uzm6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Use case tổng quan</w:t>
              <w:tab/>
              <w:t xml:space="preserve">38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n6cco18c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Xóa AI</w:t>
              <w:tab/>
              <w:t xml:space="preserve">42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1frwmtjl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Mô tả chức năng</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3xzhnc43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Wireframe</w:t>
              <w:tab/>
              <w:t xml:space="preserve">43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c5edtkzm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Mô tả trường dữ liệu:</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dqqy5ijg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Ràng buộc hệ thống:</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c472lpce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Use case</w:t>
              <w:tab/>
              <w:t xml:space="preserve">46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4jib678a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Thử nghiệm AI</w:t>
              <w:tab/>
              <w:t xml:space="preserve">48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m873qo78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Mô tả chức năng</w:t>
              <w:tab/>
              <w:t xml:space="preserve">48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pg0jvlim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Wireframe</w:t>
              <w:tab/>
              <w:t xml:space="preserve">49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3z9p8qys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Mô tả trường dữ liệu:</w:t>
              <w:tab/>
              <w:t xml:space="preserve">49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memwooea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Yêu cầu setting đặc biệt của AI</w:t>
              <w:tab/>
              <w:t xml:space="preserve">50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1cx4lyrmz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Flow ngoại lệ -</w:t>
              <w:tab/>
              <w:t xml:space="preserve">52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tuqc21zh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Người dùng đột ngột xuất hiện trong khi kịch bản tự động hóa đang được vận hành</w:t>
              <w:tab/>
              <w:t xml:space="preserve">52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gbdo6z3e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Phạm vi áp dụng</w:t>
              <w:tab/>
              <w:t xml:space="preserve">52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0baldjrj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Điều kiện kích hoạt</w:t>
              <w:tab/>
              <w:t xml:space="preserve">52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deb6jtrg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Mô tả tổng quan luồng</w:t>
              <w:tab/>
              <w:t xml:space="preserve">53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cb82vxdi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Nguyên tắc ưu tiên</w:t>
              <w:tab/>
              <w:t xml:space="preserve">53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6p2lxnmz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Flow chi tiết</w:t>
              <w:tab/>
              <w:t xml:space="preserve">53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8bbt6o8c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7.5.1 Luồng chính</w:t>
              <w:tab/>
              <w:t xml:space="preserve">53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cwyhz4d0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7.5.2 Luồng thay thế – Người dùng chen vào trước khi AI sinh event</w:t>
              <w:tab/>
              <w:t xml:space="preserve">54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5jhv7i8u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Trạng thái hội thoại</w:t>
              <w:tab/>
              <w:t xml:space="preserve">55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o9fff9ay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Ràng buộc hệ thống</w:t>
              <w:tab/>
              <w:t xml:space="preserve">55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7zy5atuu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Khả năng khôi phục kịch bản (Optional / Phase sau)</w:t>
              <w:tab/>
              <w:t xml:space="preserve">55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6sz5sx2n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Bảng định nghĩa thuật ngữ</w:t>
              <w:tab/>
              <w:t xml:space="preserve">56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91p81cxt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GAPIT PROVIDER (chapter bổ sung)</w:t>
              <w:tab/>
              <w:t xml:space="preserve">56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xgn2ytlo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Mục tiêu và tổng quan thiết kế</w:t>
              <w:tab/>
              <w:t xml:space="preserve">56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hbvpgtgd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Mục tiêu của việc tích hợp GAPIT:</w:t>
              <w:tab/>
              <w:t xml:space="preserve">56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uclhsxwl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 Tổng quan thiết kế:</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h2tuh4ki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Định nghĩa &amp; vai trò của GAPIT AI Gateway</w:t>
              <w:tab/>
              <w:t xml:space="preserve">59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21eck34h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Cấu hình AI khi sử dụng GAPIT</w:t>
              <w:tab/>
              <w:t xml:space="preserve">60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iqyljywi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Mô tả trường dữ liệu (bổ sung) khi user chọn nhà cung cấp GAPIT</w:t>
              <w:tab/>
              <w:t xml:space="preserve">60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vmlydudg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Giao diện minh họa:</w:t>
              <w:tab/>
              <w:t xml:space="preserve">60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mvchz1xi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8.4.3. GAPIT API Key</w:t>
              <w:tab/>
              <w:t xml:space="preserve">61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nuyw7rrl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Quản lý &amp; phân phối Model AI</w:t>
              <w:tab/>
              <w:t xml:space="preserve">62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rnmclwex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Ràng buộc chung</w:t>
              <w:tab/>
              <w:t xml:space="preserve">62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x95lp7th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Quản lý quota &amp; cảnh báo</w:t>
              <w:tab/>
              <w:t xml:space="preserve">63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34c4opau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8.5.1. Quota usage</w:t>
              <w:tab/>
              <w:t xml:space="preserve">63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xjsadmxd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8.5.2. Cảnh báo quota</w:t>
              <w:tab/>
              <w:t xml:space="preserve">63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gf3t5if2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8.5.3. Nút Liên hệ</w:t>
              <w:tab/>
              <w:t xml:space="preserve">63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dbajjfzp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Tracking &amp; báo cáo</w:t>
              <w:tab/>
              <w:t xml:space="preserve">63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qodu7mm3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8.6.1. Dữ liệu tracking</w:t>
              <w:tab/>
              <w:t xml:space="preserve">63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t9vamil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8.6.2. Báo cáo trong Gapone</w:t>
              <w:tab/>
              <w:t xml:space="preserve">63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zovk8b1z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Xử lý lỗi &amp; mã lỗi</w:t>
              <w:tab/>
              <w:t xml:space="preserve">64</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6bjybl44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 Nguyên tắc thiết kế mã lỗi</w:t>
              <w:tab/>
              <w:t xml:space="preserve">64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6tilxdbo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8.7.2. Phân loại nhóm lỗi</w:t>
              <w:tab/>
              <w:t xml:space="preserve">64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0lv3fbm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8.7.3. Bảng mã lỗi chi tiết</w:t>
              <w:tab/>
              <w:t xml:space="preserve">65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zzchotcd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8.7.4. Ghi chú triển khai</w:t>
              <w:tab/>
              <w:t xml:space="preserve">66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o8bzhny8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Usecase</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ind w:left="0" w:firstLine="0"/>
        <w:rPr/>
      </w:pPr>
      <w:bookmarkStart w:colFirst="0" w:colLast="0" w:name="_i3ifkaluwf43" w:id="4"/>
      <w:bookmarkEnd w:id="4"/>
      <w:r w:rsidDel="00000000" w:rsidR="00000000" w:rsidRPr="00000000">
        <w:rPr>
          <w:rtl w:val="0"/>
        </w:rPr>
        <w:t xml:space="preserve">1. Xem danh sách AI được tích hợp vào hệ thống</w:t>
      </w:r>
    </w:p>
    <w:p w:rsidR="00000000" w:rsidDel="00000000" w:rsidP="00000000" w:rsidRDefault="00000000" w:rsidRPr="00000000" w14:paraId="000000B5">
      <w:pPr>
        <w:pStyle w:val="Heading3"/>
        <w:rPr>
          <w:b w:val="1"/>
          <w:bCs w:val="1"/>
        </w:rPr>
      </w:pPr>
      <w:bookmarkStart w:colFirst="0" w:colLast="0" w:name="_s75zln2olkgn" w:id="5"/>
      <w:bookmarkEnd w:id="5"/>
      <w:r w:rsidDel="00000000" w:rsidR="00000000" w:rsidRPr="00000000">
        <w:rPr>
          <w:rtl w:val="0"/>
        </w:rPr>
        <w:t xml:space="preserve">1.1. Mô tả chức năng</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7">
            <w:pPr>
              <w:spacing w:before="80" w:lineRule="auto"/>
              <w:ind w:left="40" w:firstLine="0"/>
              <w:rPr>
                <w:b w:val="1"/>
                <w:bCs w:val="1"/>
              </w:rPr>
            </w:pPr>
            <w:r w:rsidDel="00000000" w:rsidR="00000000" w:rsidRPr="00000000">
              <w:rPr>
                <w:b w:val="1"/>
                <w:bCs w:val="1"/>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8">
            <w:pPr>
              <w:spacing w:before="80" w:lineRule="auto"/>
              <w:ind w:left="40" w:firstLine="0"/>
              <w:rPr/>
            </w:pPr>
            <w:r w:rsidDel="00000000" w:rsidR="00000000" w:rsidRPr="00000000">
              <w:rPr>
                <w:rtl w:val="0"/>
              </w:rPr>
              <w:t xml:space="preserve">Xem danh sách các AI được tích hợp vào hệ thống</w:t>
            </w:r>
            <w:r w:rsidDel="00000000" w:rsidR="00000000" w:rsidRPr="00000000">
              <w:rPr>
                <w:rtl w:val="0"/>
              </w:rPr>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9">
            <w:pPr>
              <w:spacing w:before="80" w:lineRule="auto"/>
              <w:ind w:left="40" w:firstLine="0"/>
              <w:rPr>
                <w:b w:val="1"/>
                <w:bCs w:val="1"/>
              </w:rPr>
            </w:pPr>
            <w:r w:rsidDel="00000000" w:rsidR="00000000" w:rsidRPr="00000000">
              <w:rPr>
                <w:b w:val="1"/>
                <w:bCs w:val="1"/>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A">
            <w:pPr>
              <w:spacing w:before="80" w:lineRule="auto"/>
              <w:ind w:left="40" w:firstLine="0"/>
              <w:rPr/>
            </w:pPr>
            <w:r w:rsidDel="00000000" w:rsidR="00000000" w:rsidRPr="00000000">
              <w:rPr>
                <w:rtl w:val="0"/>
              </w:rPr>
              <w:t xml:space="preserve">Menu &gt; Cài đặt &gt; Thiết lập AI</w:t>
            </w:r>
          </w:p>
        </w:tc>
      </w:tr>
      <w:tr>
        <w:trPr>
          <w:cantSplit w:val="0"/>
          <w:trHeight w:val="361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B">
            <w:pPr>
              <w:spacing w:before="80" w:lineRule="auto"/>
              <w:ind w:left="40" w:firstLine="0"/>
              <w:rPr>
                <w:b w:val="1"/>
                <w:bCs w:val="1"/>
              </w:rPr>
            </w:pPr>
            <w:r w:rsidDel="00000000" w:rsidR="00000000" w:rsidRPr="00000000">
              <w:rPr>
                <w:b w:val="1"/>
                <w:bCs w:val="1"/>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C">
            <w:pPr>
              <w:spacing w:before="80" w:lineRule="auto"/>
              <w:ind w:left="40" w:firstLine="0"/>
              <w:rPr/>
            </w:pPr>
            <w:r w:rsidDel="00000000" w:rsidR="00000000" w:rsidRPr="00000000">
              <w:rPr>
                <w:rtl w:val="0"/>
              </w:rPr>
              <w:t xml:space="preserve">Tính năng cho phép xem danh sách những AI đã được tích hợp vào hệ thống </w:t>
            </w:r>
            <w:r w:rsidDel="00000000" w:rsidR="00000000" w:rsidRPr="00000000">
              <w:rPr>
                <w:rtl w:val="0"/>
              </w:rPr>
            </w:r>
          </w:p>
          <w:p w:rsidR="00000000" w:rsidDel="00000000" w:rsidP="00000000" w:rsidRDefault="00000000" w:rsidRPr="00000000" w14:paraId="000000BD">
            <w:pPr>
              <w:spacing w:before="80" w:lineRule="auto"/>
              <w:ind w:left="40" w:firstLine="0"/>
              <w:rPr/>
            </w:pPr>
            <w:r w:rsidDel="00000000" w:rsidR="00000000" w:rsidRPr="00000000">
              <w:rPr>
                <w:rtl w:val="0"/>
              </w:rPr>
              <w:t xml:space="preserve">Danh sách quản lý kết nối AI, tên chính thức: “</w:t>
            </w:r>
            <w:r w:rsidDel="00000000" w:rsidR="00000000" w:rsidRPr="00000000">
              <w:rPr>
                <w:b w:val="1"/>
                <w:bCs w:val="1"/>
                <w:rtl w:val="0"/>
              </w:rPr>
              <w:t xml:space="preserve">Quản lý AI</w:t>
            </w:r>
            <w:r w:rsidDel="00000000" w:rsidR="00000000" w:rsidRPr="00000000">
              <w:rPr>
                <w:rtl w:val="0"/>
              </w:rPr>
              <w:t xml:space="preserve">”, dựa theo thông tin cột bao gồm:</w:t>
            </w:r>
          </w:p>
          <w:p w:rsidR="00000000" w:rsidDel="00000000" w:rsidP="00000000" w:rsidRDefault="00000000" w:rsidRPr="00000000" w14:paraId="000000BE">
            <w:pPr>
              <w:spacing w:before="80" w:lineRule="auto"/>
              <w:ind w:left="40" w:firstLine="0"/>
              <w:rPr/>
            </w:pPr>
            <w:r w:rsidDel="00000000" w:rsidR="00000000" w:rsidRPr="00000000">
              <w:rPr>
                <w:rtl w:val="0"/>
              </w:rPr>
              <w:t xml:space="preserve">+ Tên AI - agent: thể hiện AI được kết nối vào hệ thống</w:t>
            </w:r>
          </w:p>
          <w:p w:rsidR="00000000" w:rsidDel="00000000" w:rsidP="00000000" w:rsidRDefault="00000000" w:rsidRPr="00000000" w14:paraId="000000BF">
            <w:pPr>
              <w:spacing w:before="80" w:lineRule="auto"/>
              <w:ind w:left="40" w:firstLine="0"/>
              <w:rPr/>
            </w:pPr>
            <w:r w:rsidDel="00000000" w:rsidR="00000000" w:rsidRPr="00000000">
              <w:rPr>
                <w:rtl w:val="0"/>
              </w:rPr>
              <w:t xml:space="preserve">+ Model: Thể hiện phiên bản AI được kết nối vào hệ thống</w:t>
            </w:r>
          </w:p>
          <w:p w:rsidR="00000000" w:rsidDel="00000000" w:rsidP="00000000" w:rsidRDefault="00000000" w:rsidRPr="00000000" w14:paraId="000000C0">
            <w:pPr>
              <w:spacing w:before="80" w:lineRule="auto"/>
              <w:ind w:left="40" w:firstLine="0"/>
              <w:rPr/>
            </w:pPr>
            <w:r w:rsidDel="00000000" w:rsidR="00000000" w:rsidRPr="00000000">
              <w:rPr>
                <w:rtl w:val="0"/>
              </w:rPr>
              <w:t xml:space="preserve">+ Ngày tạo: thể hiện ngày kết nối AI này lần đầu</w:t>
            </w:r>
          </w:p>
          <w:p w:rsidR="00000000" w:rsidDel="00000000" w:rsidP="00000000" w:rsidRDefault="00000000" w:rsidRPr="00000000" w14:paraId="000000C1">
            <w:pPr>
              <w:spacing w:before="80" w:lineRule="auto"/>
              <w:ind w:left="40" w:firstLine="0"/>
              <w:rPr/>
            </w:pPr>
            <w:r w:rsidDel="00000000" w:rsidR="00000000" w:rsidRPr="00000000">
              <w:rPr>
                <w:rtl w:val="0"/>
              </w:rPr>
              <w:t xml:space="preserve">+ Ngày cập nhật: thể hiện ngày chỉnh sửa gần nhất thông tin AI này</w:t>
            </w:r>
          </w:p>
          <w:p w:rsidR="00000000" w:rsidDel="00000000" w:rsidP="00000000" w:rsidRDefault="00000000" w:rsidRPr="00000000" w14:paraId="000000C2">
            <w:pPr>
              <w:spacing w:before="80" w:lineRule="auto"/>
              <w:ind w:left="40" w:firstLine="0"/>
              <w:rPr>
                <w:color w:val="172b4d"/>
              </w:rPr>
            </w:pPr>
            <w:r w:rsidDel="00000000" w:rsidR="00000000" w:rsidRPr="00000000">
              <w:rPr>
                <w:rtl w:val="0"/>
              </w:rPr>
              <w:t xml:space="preserve">+ Cột thao tác hiển thị icon thể hiện thao tác chọn hành động chỉnh sửa hoặc xoá</w:t>
            </w:r>
            <w:r w:rsidDel="00000000" w:rsidR="00000000" w:rsidRPr="00000000">
              <w:rPr>
                <w:rtl w:val="0"/>
              </w:rPr>
            </w:r>
          </w:p>
        </w:tc>
      </w:tr>
      <w:tr>
        <w:trPr>
          <w:cantSplit w:val="0"/>
          <w:trHeight w:val="385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3">
            <w:pPr>
              <w:spacing w:before="80" w:lineRule="auto"/>
              <w:ind w:left="40" w:firstLine="0"/>
              <w:rPr>
                <w:b w:val="1"/>
                <w:bCs w:val="1"/>
              </w:rPr>
            </w:pPr>
            <w:r w:rsidDel="00000000" w:rsidR="00000000" w:rsidRPr="00000000">
              <w:rPr>
                <w:b w:val="1"/>
                <w:bCs w:val="1"/>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4">
            <w:pPr>
              <w:spacing w:before="80" w:lineRule="auto"/>
              <w:ind w:left="40" w:firstLine="0"/>
              <w:rPr/>
            </w:pPr>
            <w:r w:rsidDel="00000000" w:rsidR="00000000" w:rsidRPr="00000000">
              <w:rPr>
                <w:rtl w:val="0"/>
              </w:rPr>
              <w:t xml:space="preserve">Người dùng được phân quyền Xem của chức năng "Thiết lập AI". Truy cập phân quyền người dùng tại mục Cài đặt &gt; Thiết lập người dùng &gt; Phân quyền. Truy cập thiết lập AI tại Cài đặt &gt; Thiết lập AI</w:t>
            </w:r>
          </w:p>
          <w:p w:rsidR="00000000" w:rsidDel="00000000" w:rsidP="00000000" w:rsidRDefault="00000000" w:rsidRPr="00000000" w14:paraId="000000C5">
            <w:pPr>
              <w:spacing w:before="80" w:lineRule="auto"/>
              <w:ind w:left="40" w:firstLine="0"/>
              <w:rPr/>
            </w:pPr>
            <w:r w:rsidDel="00000000" w:rsidR="00000000" w:rsidRPr="00000000">
              <w:rPr>
                <w:rtl w:val="0"/>
              </w:rPr>
              <w:t xml:space="preserve"> </w:t>
            </w:r>
          </w:p>
          <w:p w:rsidR="00000000" w:rsidDel="00000000" w:rsidP="00000000" w:rsidRDefault="00000000" w:rsidRPr="00000000" w14:paraId="000000C6">
            <w:pPr>
              <w:spacing w:before="80" w:lineRule="auto"/>
              <w:ind w:left="40" w:firstLine="0"/>
              <w:rPr/>
            </w:pPr>
            <w:r w:rsidDel="00000000" w:rsidR="00000000" w:rsidRPr="00000000">
              <w:rPr>
                <w:rtl w:val="0"/>
              </w:rPr>
              <w:t xml:space="preserve">Quyền chức năng thiết lập người dùng như sau:</w:t>
            </w:r>
          </w:p>
          <w:p w:rsidR="00000000" w:rsidDel="00000000" w:rsidP="00000000" w:rsidRDefault="00000000" w:rsidRPr="00000000" w14:paraId="000000C7">
            <w:pPr>
              <w:numPr>
                <w:ilvl w:val="0"/>
                <w:numId w:val="28"/>
              </w:numPr>
              <w:spacing w:after="0" w:afterAutospacing="0" w:before="240" w:lineRule="auto"/>
              <w:ind w:left="760" w:hanging="360"/>
              <w:rPr>
                <w:rFonts w:ascii="Roboto" w:cs="Roboto" w:eastAsia="Roboto" w:hAnsi="Roboto"/>
                <w:color w:val="172b4d"/>
                <w:sz w:val="21"/>
                <w:szCs w:val="21"/>
              </w:rPr>
            </w:pPr>
            <w:r w:rsidDel="00000000" w:rsidR="00000000" w:rsidRPr="00000000">
              <w:rPr>
                <w:rtl w:val="0"/>
              </w:rPr>
              <w:t xml:space="preserve">Quyền xem: thể hiện người dùng được phép xem toàn bộ danh sách AI kết nối</w:t>
            </w:r>
          </w:p>
          <w:p w:rsidR="00000000" w:rsidDel="00000000" w:rsidP="00000000" w:rsidRDefault="00000000" w:rsidRPr="00000000" w14:paraId="000000C8">
            <w:pPr>
              <w:numPr>
                <w:ilvl w:val="0"/>
                <w:numId w:val="28"/>
              </w:numPr>
              <w:spacing w:after="0" w:afterAutospacing="0" w:before="0" w:beforeAutospacing="0" w:lineRule="auto"/>
              <w:ind w:left="760" w:hanging="360"/>
              <w:rPr>
                <w:rFonts w:ascii="Roboto" w:cs="Roboto" w:eastAsia="Roboto" w:hAnsi="Roboto"/>
                <w:i w:val="1"/>
                <w:iCs w:val="1"/>
                <w:color w:val="172b4d"/>
                <w:sz w:val="21"/>
                <w:szCs w:val="21"/>
              </w:rPr>
            </w:pPr>
            <w:r w:rsidDel="00000000" w:rsidR="00000000" w:rsidRPr="00000000">
              <w:rPr>
                <w:i w:val="1"/>
                <w:iCs w:val="1"/>
                <w:rtl w:val="0"/>
              </w:rPr>
              <w:t xml:space="preserve">Quyền tạo mới: thể hiện người dùng được phép tạo/thêm mới AI vào hệ thống</w:t>
            </w:r>
          </w:p>
          <w:p w:rsidR="00000000" w:rsidDel="00000000" w:rsidP="00000000" w:rsidRDefault="00000000" w:rsidRPr="00000000" w14:paraId="000000C9">
            <w:pPr>
              <w:numPr>
                <w:ilvl w:val="0"/>
                <w:numId w:val="28"/>
              </w:numPr>
              <w:spacing w:after="0" w:afterAutospacing="0" w:before="0" w:beforeAutospacing="0" w:lineRule="auto"/>
              <w:ind w:left="760" w:hanging="360"/>
              <w:rPr>
                <w:rFonts w:ascii="Roboto" w:cs="Roboto" w:eastAsia="Roboto" w:hAnsi="Roboto"/>
                <w:i w:val="1"/>
                <w:iCs w:val="1"/>
                <w:color w:val="172b4d"/>
                <w:sz w:val="21"/>
                <w:szCs w:val="21"/>
              </w:rPr>
            </w:pPr>
            <w:r w:rsidDel="00000000" w:rsidR="00000000" w:rsidRPr="00000000">
              <w:rPr>
                <w:i w:val="1"/>
                <w:iCs w:val="1"/>
                <w:rtl w:val="0"/>
              </w:rPr>
              <w:t xml:space="preserve">Quyền chỉnh sửa: thể hiện người dùng được phép chỉnh sửa thông tin AI đã kết nối</w:t>
            </w:r>
          </w:p>
          <w:p w:rsidR="00000000" w:rsidDel="00000000" w:rsidP="00000000" w:rsidRDefault="00000000" w:rsidRPr="00000000" w14:paraId="000000CA">
            <w:pPr>
              <w:numPr>
                <w:ilvl w:val="0"/>
                <w:numId w:val="28"/>
              </w:numPr>
              <w:spacing w:before="0" w:beforeAutospacing="0" w:lineRule="auto"/>
              <w:ind w:left="760" w:hanging="360"/>
              <w:rPr>
                <w:rFonts w:ascii="Roboto" w:cs="Roboto" w:eastAsia="Roboto" w:hAnsi="Roboto"/>
                <w:i w:val="1"/>
                <w:iCs w:val="1"/>
                <w:color w:val="172b4d"/>
                <w:sz w:val="21"/>
                <w:szCs w:val="21"/>
              </w:rPr>
            </w:pPr>
            <w:r w:rsidDel="00000000" w:rsidR="00000000" w:rsidRPr="00000000">
              <w:rPr>
                <w:i w:val="1"/>
                <w:iCs w:val="1"/>
                <w:rtl w:val="0"/>
              </w:rPr>
              <w:t xml:space="preserve">Quyền xoá: thể hiện người dùng được thực hiện xoá AI đã được kết nối</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B">
            <w:pPr>
              <w:spacing w:before="80" w:lineRule="auto"/>
              <w:ind w:left="40" w:firstLine="0"/>
              <w:rPr>
                <w:b w:val="1"/>
                <w:bCs w:val="1"/>
              </w:rPr>
            </w:pPr>
            <w:r w:rsidDel="00000000" w:rsidR="00000000" w:rsidRPr="00000000">
              <w:rPr>
                <w:b w:val="1"/>
                <w:bCs w:val="1"/>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C">
            <w:pPr>
              <w:spacing w:before="80" w:lineRule="auto"/>
              <w:ind w:left="40" w:firstLine="0"/>
              <w:rPr/>
            </w:pPr>
            <w:r w:rsidDel="00000000" w:rsidR="00000000" w:rsidRPr="00000000">
              <w:rPr>
                <w:rtl w:val="0"/>
              </w:rPr>
              <w:t xml:space="preserve">Người dùng thực hiện theo các bước sau:</w:t>
            </w:r>
          </w:p>
          <w:p w:rsidR="00000000" w:rsidDel="00000000" w:rsidP="00000000" w:rsidRDefault="00000000" w:rsidRPr="00000000" w14:paraId="000000CD">
            <w:pPr>
              <w:spacing w:before="80" w:lineRule="auto"/>
              <w:ind w:left="40" w:firstLine="0"/>
              <w:rPr/>
            </w:pPr>
            <w:r w:rsidDel="00000000" w:rsidR="00000000" w:rsidRPr="00000000">
              <w:rPr>
                <w:b w:val="1"/>
                <w:bCs w:val="1"/>
                <w:rtl w:val="0"/>
              </w:rPr>
              <w:t xml:space="preserve">Bước 1:</w:t>
            </w:r>
            <w:r w:rsidDel="00000000" w:rsidR="00000000" w:rsidRPr="00000000">
              <w:rPr>
                <w:rtl w:val="0"/>
              </w:rPr>
              <w:t xml:space="preserve"> Truy cập màn danh sách quản lý thiết lập AI tại mục Cài đặt &gt; Thiết lập AI</w:t>
            </w:r>
          </w:p>
          <w:p w:rsidR="00000000" w:rsidDel="00000000" w:rsidP="00000000" w:rsidRDefault="00000000" w:rsidRPr="00000000" w14:paraId="000000CE">
            <w:pPr>
              <w:spacing w:before="80" w:lineRule="auto"/>
              <w:ind w:left="40" w:firstLine="0"/>
              <w:rPr/>
            </w:pPr>
            <w:r w:rsidDel="00000000" w:rsidR="00000000" w:rsidRPr="00000000">
              <w:rPr>
                <w:rtl w:val="0"/>
              </w:rPr>
              <w:t xml:space="preserve">Giao diện </w:t>
            </w:r>
            <w:r w:rsidDel="00000000" w:rsidR="00000000" w:rsidRPr="00000000">
              <w:rPr>
                <w:b w:val="1"/>
                <w:bCs w:val="1"/>
                <w:rtl w:val="0"/>
              </w:rPr>
              <w:t xml:space="preserve">Quản lý A</w:t>
            </w:r>
            <w:r w:rsidDel="00000000" w:rsidR="00000000" w:rsidRPr="00000000">
              <w:rPr>
                <w:rtl w:val="0"/>
              </w:rPr>
              <w:t xml:space="preserve">I sẽ hiển thị. Giao diện sẽ bao gồm thanh tìm kiếm, nút “+ Thêm AI”, bảng danh sách các AI đã kết nối (bao gồm cả menu thao tác ẩn)</w:t>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F">
            <w:pPr>
              <w:spacing w:before="80" w:lineRule="auto"/>
              <w:ind w:left="40" w:firstLine="0"/>
              <w:rPr/>
            </w:pPr>
            <w:r w:rsidDel="00000000" w:rsidR="00000000" w:rsidRPr="00000000">
              <w:rPr>
                <w:b w:val="1"/>
                <w:bCs w:val="1"/>
                <w:rtl w:val="0"/>
              </w:rPr>
              <w:t xml:space="preserve">Kết quả</w:t>
            </w:r>
            <w:r w:rsidDel="00000000" w:rsidR="00000000" w:rsidRPr="00000000">
              <w:rP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D0">
            <w:pPr>
              <w:spacing w:before="80" w:lineRule="auto"/>
              <w:ind w:left="40" w:firstLine="0"/>
              <w:rPr/>
            </w:pPr>
            <w:r w:rsidDel="00000000" w:rsidR="00000000" w:rsidRPr="00000000">
              <w:rPr>
                <w:rtl w:val="0"/>
              </w:rPr>
              <w:t xml:space="preserve">Người dùng truy cập Xem được danh sách quản lý thiết lập AI, tạo tiền đề cho việc thực hiện thao tác Tạo mới, Chỉnh sửa, Xoá theo đúng với quyền người dùng đã được thiết lập.</w:t>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3"/>
        <w:rPr/>
      </w:pPr>
      <w:bookmarkStart w:colFirst="0" w:colLast="0" w:name="_8v2934f77opn" w:id="6"/>
      <w:bookmarkEnd w:id="6"/>
      <w:r w:rsidDel="00000000" w:rsidR="00000000" w:rsidRPr="00000000">
        <w:rPr>
          <w:rtl w:val="0"/>
        </w:rPr>
        <w:t xml:space="preserve">1.2 Wireframe</w:t>
      </w:r>
    </w:p>
    <w:p w:rsidR="00000000" w:rsidDel="00000000" w:rsidP="00000000" w:rsidRDefault="00000000" w:rsidRPr="00000000" w14:paraId="000000D3">
      <w:pPr>
        <w:rPr/>
      </w:pPr>
      <w:r w:rsidDel="00000000" w:rsidR="00000000" w:rsidRPr="00000000">
        <w:rPr>
          <w:i w:val="1"/>
          <w:iCs w:val="1"/>
          <w:rtl w:val="0"/>
        </w:rPr>
        <w:t xml:space="preserve">Lưu ý: Wireframe minh họa các trường dữ liệu và các ô dữ liệu, không đóng vai trò quyết định thiết kế giao diện thực sự. Thiết kế vẫn theo mẫu template hiện có trên server Product.</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51"/>
        </w:numPr>
        <w:ind w:left="720" w:hanging="360"/>
        <w:rPr>
          <w:u w:val="none"/>
        </w:rPr>
      </w:pPr>
      <w:r w:rsidDel="00000000" w:rsidR="00000000" w:rsidRPr="00000000">
        <w:rPr>
          <w:rtl w:val="0"/>
        </w:rPr>
        <w:t xml:space="preserve">Wireframe Quản lý AI tổng quan</w:t>
      </w:r>
    </w:p>
    <w:p w:rsidR="00000000" w:rsidDel="00000000" w:rsidP="00000000" w:rsidRDefault="00000000" w:rsidRPr="00000000" w14:paraId="000000D6">
      <w:pPr>
        <w:rPr/>
      </w:pPr>
      <w:r w:rsidDel="00000000" w:rsidR="00000000" w:rsidRPr="00000000">
        <w:rPr/>
        <w:drawing>
          <wp:inline distB="114300" distT="114300" distL="114300" distR="114300">
            <wp:extent cx="5731200" cy="3213100"/>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51"/>
        </w:numPr>
        <w:ind w:left="720" w:hanging="360"/>
        <w:rPr>
          <w:u w:val="none"/>
        </w:rPr>
      </w:pPr>
      <w:r w:rsidDel="00000000" w:rsidR="00000000" w:rsidRPr="00000000">
        <w:rPr>
          <w:rtl w:val="0"/>
        </w:rPr>
        <w:t xml:space="preserve">Wireframe Quản lý AI &gt; menu ẩn</w:t>
      </w:r>
    </w:p>
    <w:p w:rsidR="00000000" w:rsidDel="00000000" w:rsidP="00000000" w:rsidRDefault="00000000" w:rsidRPr="00000000" w14:paraId="000000D9">
      <w:pPr>
        <w:ind w:left="0" w:firstLine="0"/>
        <w:rPr/>
      </w:pPr>
      <w:r w:rsidDel="00000000" w:rsidR="00000000" w:rsidRPr="00000000">
        <w:rPr/>
        <w:drawing>
          <wp:inline distB="114300" distT="114300" distL="114300" distR="114300">
            <wp:extent cx="5731200" cy="3225800"/>
            <wp:effectExtent b="0" l="0" r="0" t="0"/>
            <wp:docPr id="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rPr/>
      </w:pPr>
      <w:bookmarkStart w:colFirst="0" w:colLast="0" w:name="_gaeoawctbgi8" w:id="7"/>
      <w:bookmarkEnd w:id="7"/>
      <w:r w:rsidDel="00000000" w:rsidR="00000000" w:rsidRPr="00000000">
        <w:rPr>
          <w:rtl w:val="0"/>
        </w:rPr>
        <w:t xml:space="preserve">1.3 Mô tả trường dữ liệu</w:t>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8.826642571318"/>
        <w:gridCol w:w="1128.188976377953"/>
        <w:gridCol w:w="1752.3918936362466"/>
        <w:gridCol w:w="2848.2147928230283"/>
        <w:gridCol w:w="2667.889505615077"/>
        <w:tblGridChange w:id="0">
          <w:tblGrid>
            <w:gridCol w:w="628.826642571318"/>
            <w:gridCol w:w="1128.188976377953"/>
            <w:gridCol w:w="1752.3918936362466"/>
            <w:gridCol w:w="2848.2147928230283"/>
            <w:gridCol w:w="2667.88950561507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Ràng Buộc/Quy Tắc</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ID AI</w:t>
            </w:r>
          </w:p>
          <w:p w:rsidR="00000000" w:rsidDel="00000000" w:rsidP="00000000" w:rsidRDefault="00000000" w:rsidRPr="00000000" w14:paraId="000000E2">
            <w:pPr>
              <w:rPr/>
            </w:pPr>
            <w:r w:rsidDel="00000000" w:rsidR="00000000" w:rsidRPr="00000000">
              <w:rPr>
                <w:rtl w:val="0"/>
              </w:rPr>
              <w:t xml:space="preserve">(Ẩn)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INT (PK, Auto)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Mã định danh duy nhất của AI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Khóa chính, tự động tăng, không trùng lặp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Tên hiển thị của trợ lý AI (ví dụ: GapOne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Bắt buộc, không được trùng trong cùng ORG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Phân 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Loại mô hình AI được tích hợp (GPT-4.1-mini, GPT o3, Grok 5, …) hay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Bắt buộc.</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Đối với AI Model, hiển thị tên của model.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commentRangeStart w:id="0"/>
            <w:r w:rsidDel="00000000" w:rsidR="00000000" w:rsidRPr="00000000">
              <w:rPr>
                <w:rtl w:val="0"/>
              </w:rPr>
              <w:t xml:space="preserve">Đối với AI Agent, hiển thị “</w:t>
            </w:r>
            <w:r w:rsidDel="00000000" w:rsidR="00000000" w:rsidRPr="00000000">
              <w:rPr>
                <w:b w:val="1"/>
                <w:bCs w:val="1"/>
                <w:rtl w:val="0"/>
              </w:rPr>
              <w:t xml:space="preserve">AI Agent”</w:t>
            </w:r>
            <w:commentRangeEnd w:id="0"/>
            <w:r w:rsidDel="00000000" w:rsidR="00000000" w:rsidRPr="00000000">
              <w:commentReference w:id="0"/>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Số kịch bản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Số kịch bản tự động một AI được gán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Bắt buộc. Nếu không có kịch bản được gán vào, hiện 0. Nếu có kịch bản được gán vào, count số kịch bản, hiện tổng số kịch bản AI được gán, đồng thời hiện tên của những kịch bản được gán khi di chuột vào số đó.</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Ngày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Thời điểm hệ thống ghi nhận tạo mới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Tự động sinh khi thêm mới, không cho phép chỉnh sửa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Ngày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Thời điểm cập nhật gần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Tự động cập nhật khi chỉnh sửa thông tin AI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Người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Người dùng quản lý AI (ví dụ: Trần Tuấn Nam – Quản lý vùng).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Liên kết với tài khoản người dùng hệ thống (FK → User.ID)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Thao tác</w:t>
            </w:r>
          </w:p>
          <w:p w:rsidR="00000000" w:rsidDel="00000000" w:rsidP="00000000" w:rsidRDefault="00000000" w:rsidRPr="00000000" w14:paraId="0000010A">
            <w:pPr>
              <w:rPr/>
            </w:pPr>
            <w:r w:rsidDel="00000000" w:rsidR="00000000" w:rsidRPr="00000000">
              <w:rPr>
                <w:rtl w:val="0"/>
              </w:rPr>
              <w:t xml:space="preserve">(Hiển thị dưới dạng menu 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Các chức năng có thể thực hiện trên mỗi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Giá trị hợp lệ: {Thử nghiệm, Chỉnh sửa, Xóa}</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4"/>
        <w:rPr/>
      </w:pPr>
      <w:bookmarkStart w:colFirst="0" w:colLast="0" w:name="_1r2b0u90oqy7" w:id="8"/>
      <w:bookmarkEnd w:id="8"/>
      <w:r w:rsidDel="00000000" w:rsidR="00000000" w:rsidRPr="00000000">
        <w:rPr>
          <w:rtl w:val="0"/>
        </w:rPr>
        <w:t xml:space="preserve">Ràng buộc hệ thống: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38"/>
        </w:numPr>
        <w:ind w:left="720" w:hanging="360"/>
        <w:rPr>
          <w:u w:val="none"/>
        </w:rPr>
      </w:pPr>
      <w:r w:rsidDel="00000000" w:rsidR="00000000" w:rsidRPr="00000000">
        <w:rPr>
          <w:rtl w:val="0"/>
        </w:rPr>
        <w:t xml:space="preserve">Tìm kiếm: Ô tìm kiếm theo tên AI, theo model AI. Cho phép tìm kiếm không dấu ra kết quả tương ứng</w:t>
      </w:r>
    </w:p>
    <w:p w:rsidR="00000000" w:rsidDel="00000000" w:rsidP="00000000" w:rsidRDefault="00000000" w:rsidRPr="00000000" w14:paraId="00000112">
      <w:pPr>
        <w:numPr>
          <w:ilvl w:val="0"/>
          <w:numId w:val="38"/>
        </w:numPr>
        <w:ind w:left="720" w:hanging="360"/>
        <w:rPr>
          <w:u w:val="none"/>
        </w:rPr>
      </w:pPr>
      <w:r w:rsidDel="00000000" w:rsidR="00000000" w:rsidRPr="00000000">
        <w:rPr>
          <w:rtl w:val="0"/>
        </w:rPr>
        <w:t xml:space="preserve">Nút “ </w:t>
      </w:r>
      <w:r w:rsidDel="00000000" w:rsidR="00000000" w:rsidRPr="00000000">
        <w:rPr>
          <w:b w:val="1"/>
          <w:bCs w:val="1"/>
          <w:rtl w:val="0"/>
        </w:rPr>
        <w:t xml:space="preserve">+ Thêm AI</w:t>
      </w:r>
      <w:r w:rsidDel="00000000" w:rsidR="00000000" w:rsidRPr="00000000">
        <w:rPr>
          <w:rtl w:val="0"/>
        </w:rPr>
        <w:t xml:space="preserve">”: Trigger cho tính năng tạo mới, thêm mới AI vào hệ thống.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ryh4yl2byh0c" w:id="9"/>
      <w:bookmarkEnd w:id="9"/>
      <w:r w:rsidDel="00000000" w:rsidR="00000000" w:rsidRPr="00000000">
        <w:rPr>
          <w:rtl w:val="0"/>
        </w:rPr>
        <w:t xml:space="preserve">1.4 Use case</w:t>
      </w:r>
    </w:p>
    <w:p w:rsidR="00000000" w:rsidDel="00000000" w:rsidP="00000000" w:rsidRDefault="00000000" w:rsidRPr="00000000" w14:paraId="00000115">
      <w:pPr>
        <w:rPr/>
      </w:pPr>
      <w:r w:rsidDel="00000000" w:rsidR="00000000" w:rsidRPr="00000000">
        <w:rPr>
          <w:rtl w:val="0"/>
        </w:rPr>
      </w:r>
    </w:p>
    <w:tbl>
      <w:tblPr>
        <w:tblStyle w:val="Table7"/>
        <w:tblW w:w="10179.0" w:type="dxa"/>
        <w:jc w:val="left"/>
        <w:tblInd w:w="-2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1170"/>
        <w:gridCol w:w="945"/>
        <w:gridCol w:w="1965"/>
        <w:gridCol w:w="2010"/>
        <w:gridCol w:w="2934.0000000000005"/>
        <w:tblGridChange w:id="0">
          <w:tblGrid>
            <w:gridCol w:w="1155"/>
            <w:gridCol w:w="1170"/>
            <w:gridCol w:w="945"/>
            <w:gridCol w:w="1965"/>
            <w:gridCol w:w="2010"/>
            <w:gridCol w:w="2934.000000000000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Usecase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Điều kiện đầu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Kết quả mong muốn</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UC1.01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Xem danh sách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Người dùng truy cập </w:t>
            </w:r>
            <w:r w:rsidDel="00000000" w:rsidR="00000000" w:rsidRPr="00000000">
              <w:rPr>
                <w:b w:val="1"/>
                <w:bCs w:val="1"/>
                <w:rtl w:val="0"/>
              </w:rPr>
              <w:t xml:space="preserve">Cài dặt &gt;</w:t>
            </w:r>
            <w:r w:rsidDel="00000000" w:rsidR="00000000" w:rsidRPr="00000000">
              <w:rPr>
                <w:rtl w:val="0"/>
              </w:rPr>
              <w:t xml:space="preserve"> </w:t>
            </w:r>
            <w:r w:rsidDel="00000000" w:rsidR="00000000" w:rsidRPr="00000000">
              <w:rPr>
                <w:b w:val="1"/>
                <w:bCs w:val="1"/>
                <w:rtl w:val="0"/>
              </w:rPr>
              <w:t xml:space="preserve">Thiết lập AI</w:t>
            </w:r>
            <w:r w:rsidDel="00000000" w:rsidR="00000000" w:rsidRPr="00000000">
              <w:rPr>
                <w:rtl w:val="0"/>
              </w:rPr>
              <w:t xml:space="preserve"> để mở giao diện </w:t>
            </w:r>
            <w:r w:rsidDel="00000000" w:rsidR="00000000" w:rsidRPr="00000000">
              <w:rPr>
                <w:b w:val="1"/>
                <w:bCs w:val="1"/>
                <w:rtl w:val="0"/>
              </w:rPr>
              <w:t xml:space="preserve">Quản lý AI </w:t>
            </w:r>
            <w:r w:rsidDel="00000000" w:rsidR="00000000" w:rsidRPr="00000000">
              <w:rPr>
                <w:rtl w:val="0"/>
              </w:rPr>
              <w:t xml:space="preserve">xem toàn bộ danh sách AI đã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Người dùng đã đăng nhập, có quyền truy cập vào mục </w:t>
            </w:r>
            <w:r w:rsidDel="00000000" w:rsidR="00000000" w:rsidRPr="00000000">
              <w:rPr>
                <w:b w:val="1"/>
                <w:bCs w:val="1"/>
                <w:rtl w:val="0"/>
              </w:rPr>
              <w:t xml:space="preserve">Cài đặt &gt; Thiết lập AI</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Hệ thống hiển thị danh sách AI (STT, Tên AI, Model, Ngày tạo, Ngày cập nhật).</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UC1.01.1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User xem danh sách AI 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Người dùng truy cập </w:t>
            </w:r>
            <w:r w:rsidDel="00000000" w:rsidR="00000000" w:rsidRPr="00000000">
              <w:rPr>
                <w:b w:val="1"/>
                <w:bCs w:val="1"/>
                <w:rtl w:val="0"/>
              </w:rPr>
              <w:t xml:space="preserve">Cài dặt &gt;</w:t>
            </w:r>
            <w:r w:rsidDel="00000000" w:rsidR="00000000" w:rsidRPr="00000000">
              <w:rPr>
                <w:rtl w:val="0"/>
              </w:rPr>
              <w:t xml:space="preserve"> </w:t>
            </w:r>
            <w:r w:rsidDel="00000000" w:rsidR="00000000" w:rsidRPr="00000000">
              <w:rPr>
                <w:b w:val="1"/>
                <w:bCs w:val="1"/>
                <w:rtl w:val="0"/>
              </w:rPr>
              <w:t xml:space="preserve">Thiết lập AI</w:t>
            </w:r>
            <w:r w:rsidDel="00000000" w:rsidR="00000000" w:rsidRPr="00000000">
              <w:rPr>
                <w:rtl w:val="0"/>
              </w:rPr>
              <w:t xml:space="preserve"> để mở giao diện </w:t>
            </w:r>
            <w:r w:rsidDel="00000000" w:rsidR="00000000" w:rsidRPr="00000000">
              <w:rPr>
                <w:b w:val="1"/>
                <w:bCs w:val="1"/>
                <w:rtl w:val="0"/>
              </w:rPr>
              <w:t xml:space="preserve">Quản lý AI </w:t>
            </w:r>
            <w:r w:rsidDel="00000000" w:rsidR="00000000" w:rsidRPr="00000000">
              <w:rPr>
                <w:rtl w:val="0"/>
              </w:rPr>
              <w:t xml:space="preserve">xem toàn bộ danh sách AI đã tạo nhưng chưa được phân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Người dùng đã đăng nhập, chưa được hoặc không được quản trị viên phân quyền xem danh sách và các thiết lập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Toàn bộ giao diện</w:t>
            </w:r>
            <w:r w:rsidDel="00000000" w:rsidR="00000000" w:rsidRPr="00000000">
              <w:rPr>
                <w:b w:val="1"/>
                <w:bCs w:val="1"/>
                <w:rtl w:val="0"/>
              </w:rPr>
              <w:t xml:space="preserve"> danh sách AI </w:t>
            </w:r>
            <w:r w:rsidDel="00000000" w:rsidR="00000000" w:rsidRPr="00000000">
              <w:rPr>
                <w:rtl w:val="0"/>
              </w:rPr>
              <w:t xml:space="preserve">và nút Thêm AI</w:t>
            </w:r>
            <w:r w:rsidDel="00000000" w:rsidR="00000000" w:rsidRPr="00000000">
              <w:rPr>
                <w:rtl w:val="0"/>
              </w:rPr>
              <w:t xml:space="preserve">  được ẩn. </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Hiện text: “Hiện bạn chưa có quyền xem “Danh sách Ai”, vui lòng liên hệ quản trị viên để được phân quyền.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Tìm kiếm AI</w:t>
            </w:r>
          </w:p>
          <w:p w:rsidR="00000000" w:rsidDel="00000000" w:rsidP="00000000" w:rsidRDefault="00000000" w:rsidRPr="00000000" w14:paraId="0000012C">
            <w:pPr>
              <w:rPr/>
            </w:pPr>
            <w:r w:rsidDel="00000000" w:rsidR="00000000" w:rsidRPr="00000000">
              <w:rPr>
                <w:rtl w:val="0"/>
              </w:rPr>
              <w:t xml:space="preserve">=&gt; Có 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Người dùng nhập tên AI vào ô tìm kiếm để lọc danh sách.</w:t>
            </w:r>
          </w:p>
          <w:p w:rsidR="00000000" w:rsidDel="00000000" w:rsidP="00000000" w:rsidRDefault="00000000" w:rsidRPr="00000000" w14:paraId="0000012F">
            <w:pPr>
              <w:rPr/>
            </w:pPr>
            <w:r w:rsidDel="00000000" w:rsidR="00000000" w:rsidRPr="00000000">
              <w:rPr>
                <w:rtl w:val="0"/>
              </w:rPr>
              <w:t xml:space="preserve">Hệ thống tìm thấy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Có ít nhất một AI đã được tạo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Hệ thống trả về danh sách AI khớp với từ khóa tìm kiếm.</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UC1.02.1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Tìm kiếm AI</w:t>
            </w:r>
          </w:p>
          <w:p w:rsidR="00000000" w:rsidDel="00000000" w:rsidP="00000000" w:rsidRDefault="00000000" w:rsidRPr="00000000" w14:paraId="00000134">
            <w:pPr>
              <w:rPr/>
            </w:pPr>
            <w:r w:rsidDel="00000000" w:rsidR="00000000" w:rsidRPr="00000000">
              <w:rPr>
                <w:rtl w:val="0"/>
              </w:rPr>
              <w:t xml:space="preserve">=&gt; Không có 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Người dùng nhập tên AI vào ô tìm kiếm để lọc danh sách.</w:t>
            </w:r>
          </w:p>
          <w:p w:rsidR="00000000" w:rsidDel="00000000" w:rsidP="00000000" w:rsidRDefault="00000000" w:rsidRPr="00000000" w14:paraId="00000137">
            <w:pPr>
              <w:rPr/>
            </w:pPr>
            <w:r w:rsidDel="00000000" w:rsidR="00000000" w:rsidRPr="00000000">
              <w:rPr>
                <w:rtl w:val="0"/>
              </w:rPr>
              <w:t xml:space="preserve">Hệ thống không tìm thấy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Có ít nhất một AI đã được tạo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Hệ thống trả về danh sách trống kèm mô tả “Không tìm thấy kết quả tương ứng. Vui lòng thử lại từ khóa khác”</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UC1.03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Thêm mới AI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Người dùng nhấn nút </w:t>
            </w:r>
            <w:r w:rsidDel="00000000" w:rsidR="00000000" w:rsidRPr="00000000">
              <w:rPr>
                <w:b w:val="1"/>
                <w:bCs w:val="1"/>
                <w:rtl w:val="0"/>
              </w:rPr>
              <w:t xml:space="preserve">+ Thêm AI</w:t>
            </w:r>
            <w:r w:rsidDel="00000000" w:rsidR="00000000" w:rsidRPr="00000000">
              <w:rPr>
                <w:rtl w:val="0"/>
              </w:rPr>
              <w:t xml:space="preserve"> để tạo mới một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Người dùng có quyền tạo mới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Hệ thống mở form nhập thông tin AI, lưu AI mới và hiển thị trong danh sách. (Tính năng thêm mới AI vào hệ thống)</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UC1.03.1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Thêm mới AI (Không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Người dùng nhấn nút </w:t>
            </w:r>
            <w:r w:rsidDel="00000000" w:rsidR="00000000" w:rsidRPr="00000000">
              <w:rPr>
                <w:b w:val="1"/>
                <w:bCs w:val="1"/>
                <w:rtl w:val="0"/>
              </w:rPr>
              <w:t xml:space="preserve">+ Thêm AI</w:t>
            </w:r>
            <w:r w:rsidDel="00000000" w:rsidR="00000000" w:rsidRPr="00000000">
              <w:rPr>
                <w:rtl w:val="0"/>
              </w:rPr>
              <w:t xml:space="preserve"> để tạo mới một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Người dùng không có quyền tạo mới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Nút </w:t>
            </w:r>
            <w:r w:rsidDel="00000000" w:rsidR="00000000" w:rsidRPr="00000000">
              <w:rPr>
                <w:b w:val="1"/>
                <w:bCs w:val="1"/>
                <w:rtl w:val="0"/>
              </w:rPr>
              <w:t xml:space="preserve">+ Thêm AI</w:t>
            </w:r>
            <w:r w:rsidDel="00000000" w:rsidR="00000000" w:rsidRPr="00000000">
              <w:rPr>
                <w:rtl w:val="0"/>
              </w:rPr>
              <w:t xml:space="preserve"> màu xám, khi người dùng click vô thì hiện thông báo màu cam ở góc trên bên phải màn hình: </w:t>
            </w:r>
          </w:p>
          <w:p w:rsidR="00000000" w:rsidDel="00000000" w:rsidP="00000000" w:rsidRDefault="00000000" w:rsidRPr="00000000" w14:paraId="00000146">
            <w:pPr>
              <w:rPr>
                <w:i w:val="1"/>
                <w:iCs w:val="1"/>
              </w:rPr>
            </w:pPr>
            <w:r w:rsidDel="00000000" w:rsidR="00000000" w:rsidRPr="00000000">
              <w:rPr>
                <w:i w:val="1"/>
                <w:iCs w:val="1"/>
                <w:rtl w:val="0"/>
              </w:rPr>
              <w:t xml:space="preserve">“Nhắc nhở: Bạn chưa được cấp quyền thêm mới AI vào hệ thống. Vui lòng liên hệ Quản trị viên của doanh nghiệp để được cấp quyền.”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UC1.04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Thử nghiệm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Người dùng chọn menu </w:t>
            </w:r>
            <w:r w:rsidDel="00000000" w:rsidR="00000000" w:rsidRPr="00000000">
              <w:rPr>
                <w:b w:val="1"/>
                <w:bCs w:val="1"/>
                <w:rtl w:val="0"/>
              </w:rPr>
              <w:t xml:space="preserve">Thử nghiệm</w:t>
            </w:r>
            <w:r w:rsidDel="00000000" w:rsidR="00000000" w:rsidRPr="00000000">
              <w:rPr>
                <w:rtl w:val="0"/>
              </w:rPr>
              <w:t xml:space="preserve"> từ dấu ba chấm (…) trên 1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AI đã tồn tại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Hệ thống mở giao diện cho phép người dùng test thử phản hồi AI.</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UC1.05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Chỉnh sửa AI</w:t>
              <w:br w:type="textWrapping"/>
              <w:t xml:space="preserve">(có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Người dùng chọn </w:t>
            </w:r>
            <w:r w:rsidDel="00000000" w:rsidR="00000000" w:rsidRPr="00000000">
              <w:rPr>
                <w:b w:val="1"/>
                <w:bCs w:val="1"/>
                <w:rtl w:val="0"/>
              </w:rPr>
              <w:t xml:space="preserve">Chỉnh sửa</w:t>
            </w:r>
            <w:r w:rsidDel="00000000" w:rsidR="00000000" w:rsidRPr="00000000">
              <w:rPr>
                <w:rtl w:val="0"/>
              </w:rPr>
              <w:t xml:space="preserve"> trong menu để cập nhật thông tin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AI đã tồn tại; Người dùng có quyền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Hệ thống mở form chỉnh sửa, lưu thay đổi và cập nhật cột </w:t>
            </w:r>
            <w:r w:rsidDel="00000000" w:rsidR="00000000" w:rsidRPr="00000000">
              <w:rPr>
                <w:b w:val="1"/>
                <w:bCs w:val="1"/>
                <w:rtl w:val="0"/>
              </w:rPr>
              <w:t xml:space="preserve">Ngày cập nhật</w:t>
            </w:r>
            <w:r w:rsidDel="00000000" w:rsidR="00000000" w:rsidRPr="00000000">
              <w:rPr>
                <w:rtl w:val="0"/>
              </w:rPr>
              <w:t xml:space="preserv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UC1.05.1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Chỉnh sửa AI</w:t>
            </w:r>
          </w:p>
          <w:p w:rsidR="00000000" w:rsidDel="00000000" w:rsidP="00000000" w:rsidRDefault="00000000" w:rsidRPr="00000000" w14:paraId="00000155">
            <w:pPr>
              <w:rPr/>
            </w:pPr>
            <w:r w:rsidDel="00000000" w:rsidR="00000000" w:rsidRPr="00000000">
              <w:rPr>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Người dùng muốn chọn </w:t>
            </w:r>
            <w:r w:rsidDel="00000000" w:rsidR="00000000" w:rsidRPr="00000000">
              <w:rPr>
                <w:b w:val="1"/>
                <w:bCs w:val="1"/>
                <w:rtl w:val="0"/>
              </w:rPr>
              <w:t xml:space="preserve">Chỉnh sửa</w:t>
            </w:r>
            <w:r w:rsidDel="00000000" w:rsidR="00000000" w:rsidRPr="00000000">
              <w:rPr>
                <w:rtl w:val="0"/>
              </w:rPr>
              <w:t xml:space="preserve"> trong menu để cập nhật thông tin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AI đã tồn tại; Người dùng không có quyền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Hệ thống không hiện “</w:t>
            </w:r>
            <w:r w:rsidDel="00000000" w:rsidR="00000000" w:rsidRPr="00000000">
              <w:rPr>
                <w:b w:val="1"/>
                <w:bCs w:val="1"/>
                <w:rtl w:val="0"/>
              </w:rPr>
              <w:t xml:space="preserve">chỉnh sửa</w:t>
            </w:r>
            <w:r w:rsidDel="00000000" w:rsidR="00000000" w:rsidRPr="00000000">
              <w:rPr>
                <w:rtl w:val="0"/>
              </w:rPr>
              <w:t xml:space="preserve">” để người dùng không click chọn được. Chỉ hiển thị </w:t>
            </w:r>
            <w:r w:rsidDel="00000000" w:rsidR="00000000" w:rsidRPr="00000000">
              <w:rPr>
                <w:b w:val="1"/>
                <w:bCs w:val="1"/>
                <w:rtl w:val="0"/>
              </w:rPr>
              <w:t xml:space="preserve">Xem</w:t>
            </w:r>
            <w:r w:rsidDel="00000000" w:rsidR="00000000" w:rsidRPr="00000000">
              <w:rPr>
                <w:rtl w:val="0"/>
              </w:rPr>
              <w:t xml:space="preserve">, </w:t>
            </w:r>
            <w:r w:rsidDel="00000000" w:rsidR="00000000" w:rsidRPr="00000000">
              <w:rPr>
                <w:b w:val="1"/>
                <w:bCs w:val="1"/>
                <w:rtl w:val="0"/>
              </w:rPr>
              <w:t xml:space="preserve">Thử nghiệm</w:t>
            </w:r>
            <w:r w:rsidDel="00000000" w:rsidR="00000000" w:rsidRPr="00000000">
              <w:rPr>
                <w:rtl w:val="0"/>
              </w:rPr>
              <w:t xml:space="preserv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UC1.06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Xóa AI</w:t>
            </w:r>
          </w:p>
          <w:p w:rsidR="00000000" w:rsidDel="00000000" w:rsidP="00000000" w:rsidRDefault="00000000" w:rsidRPr="00000000" w14:paraId="0000015C">
            <w:pPr>
              <w:rPr/>
            </w:pPr>
            <w:r w:rsidDel="00000000" w:rsidR="00000000" w:rsidRPr="00000000">
              <w:rPr>
                <w:rtl w:val="0"/>
              </w:rPr>
              <w:t xml:space="preserve">(Có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Người dùng chọn </w:t>
            </w:r>
            <w:r w:rsidDel="00000000" w:rsidR="00000000" w:rsidRPr="00000000">
              <w:rPr>
                <w:b w:val="1"/>
                <w:bCs w:val="1"/>
                <w:rtl w:val="0"/>
              </w:rPr>
              <w:t xml:space="preserve">Xóa</w:t>
            </w:r>
            <w:r w:rsidDel="00000000" w:rsidR="00000000" w:rsidRPr="00000000">
              <w:rPr>
                <w:rtl w:val="0"/>
              </w:rPr>
              <w:t xml:space="preserve"> tỏng menu để loại bỏ AI khỏi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AI tồn tại; Không nằm trong trạng thái bị ràng buộc hoặc sử dụng.</w:t>
            </w:r>
          </w:p>
          <w:p w:rsidR="00000000" w:rsidDel="00000000" w:rsidP="00000000" w:rsidRDefault="00000000" w:rsidRPr="00000000" w14:paraId="00000160">
            <w:pPr>
              <w:rPr/>
            </w:pPr>
            <w:r w:rsidDel="00000000" w:rsidR="00000000" w:rsidRPr="00000000">
              <w:rPr>
                <w:rtl w:val="0"/>
              </w:rPr>
              <w:t xml:space="preserve">Người dùng có quyền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Hệ thống yêu cầu xác nhận Xác nhận → Hiện thống báo: Xóa AI thành công khỏi hệ thống.</w:t>
            </w:r>
          </w:p>
          <w:p w:rsidR="00000000" w:rsidDel="00000000" w:rsidP="00000000" w:rsidRDefault="00000000" w:rsidRPr="00000000" w14:paraId="00000162">
            <w:pPr>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UC1.06.1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Xóa AI</w:t>
            </w:r>
          </w:p>
          <w:p w:rsidR="00000000" w:rsidDel="00000000" w:rsidP="00000000" w:rsidRDefault="00000000" w:rsidRPr="00000000" w14:paraId="00000165">
            <w:pPr>
              <w:rPr/>
            </w:pPr>
            <w:r w:rsidDel="00000000" w:rsidR="00000000" w:rsidRPr="00000000">
              <w:rPr>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Người dùng muốn chọn </w:t>
            </w:r>
            <w:r w:rsidDel="00000000" w:rsidR="00000000" w:rsidRPr="00000000">
              <w:rPr>
                <w:b w:val="1"/>
                <w:bCs w:val="1"/>
                <w:rtl w:val="0"/>
              </w:rPr>
              <w:t xml:space="preserve">Xóa</w:t>
            </w:r>
            <w:r w:rsidDel="00000000" w:rsidR="00000000" w:rsidRPr="00000000">
              <w:rPr>
                <w:rtl w:val="0"/>
              </w:rPr>
              <w:t xml:space="preserve"> trong menu để loại bỏ AI khỏi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AI tồn tại; Không nằm trong trạng thái bị ràng buộc hoặc sử dụng.</w:t>
            </w:r>
          </w:p>
          <w:p w:rsidR="00000000" w:rsidDel="00000000" w:rsidP="00000000" w:rsidRDefault="00000000" w:rsidRPr="00000000" w14:paraId="00000169">
            <w:pPr>
              <w:rPr/>
            </w:pPr>
            <w:r w:rsidDel="00000000" w:rsidR="00000000" w:rsidRPr="00000000">
              <w:rPr>
                <w:rtl w:val="0"/>
              </w:rPr>
              <w:t xml:space="preserve">Người dùng không có quyền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Hệ thống không hiện “</w:t>
            </w:r>
            <w:r w:rsidDel="00000000" w:rsidR="00000000" w:rsidRPr="00000000">
              <w:rPr>
                <w:b w:val="1"/>
                <w:bCs w:val="1"/>
                <w:rtl w:val="0"/>
              </w:rPr>
              <w:t xml:space="preserve">xóa</w:t>
            </w:r>
            <w:r w:rsidDel="00000000" w:rsidR="00000000" w:rsidRPr="00000000">
              <w:rPr>
                <w:rtl w:val="0"/>
              </w:rPr>
              <w:t xml:space="preserve">” để người dùng không click chọn được. Chỉ hiển thị </w:t>
            </w:r>
            <w:r w:rsidDel="00000000" w:rsidR="00000000" w:rsidRPr="00000000">
              <w:rPr>
                <w:b w:val="1"/>
                <w:bCs w:val="1"/>
                <w:rtl w:val="0"/>
              </w:rPr>
              <w:t xml:space="preserve">Xem</w:t>
            </w:r>
            <w:r w:rsidDel="00000000" w:rsidR="00000000" w:rsidRPr="00000000">
              <w:rPr>
                <w:rtl w:val="0"/>
              </w:rPr>
              <w:t xml:space="preserve">, </w:t>
            </w:r>
            <w:r w:rsidDel="00000000" w:rsidR="00000000" w:rsidRPr="00000000">
              <w:rPr>
                <w:b w:val="1"/>
                <w:bCs w:val="1"/>
                <w:rtl w:val="0"/>
              </w:rPr>
              <w:t xml:space="preserve">Thử nghiệm</w:t>
            </w:r>
            <w:r w:rsidDel="00000000" w:rsidR="00000000" w:rsidRPr="00000000">
              <w:rPr>
                <w:rtl w:val="0"/>
              </w:rPr>
              <w:t xml:space="preserve">.</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b w:val="1"/>
          <w:bCs w:val="1"/>
        </w:rPr>
      </w:pPr>
      <w:bookmarkStart w:colFirst="0" w:colLast="0" w:name="_nhtqsodd6p2y" w:id="10"/>
      <w:bookmarkEnd w:id="10"/>
      <w:r w:rsidDel="00000000" w:rsidR="00000000" w:rsidRPr="00000000">
        <w:rPr>
          <w:b w:val="1"/>
          <w:bCs w:val="1"/>
          <w:rtl w:val="0"/>
        </w:rPr>
        <w:t xml:space="preserve">2. Thêm mới AI vào hệ thống</w:t>
      </w:r>
    </w:p>
    <w:p w:rsidR="00000000" w:rsidDel="00000000" w:rsidP="00000000" w:rsidRDefault="00000000" w:rsidRPr="00000000" w14:paraId="0000016E">
      <w:pPr>
        <w:pStyle w:val="Heading3"/>
        <w:rPr/>
      </w:pPr>
      <w:bookmarkStart w:colFirst="0" w:colLast="0" w:name="_xllmm6hels9q" w:id="11"/>
      <w:bookmarkEnd w:id="11"/>
      <w:r w:rsidDel="00000000" w:rsidR="00000000" w:rsidRPr="00000000">
        <w:rPr>
          <w:rtl w:val="0"/>
        </w:rPr>
        <w:t xml:space="preserve">2.1 Mô tả chức năng</w:t>
      </w:r>
    </w:p>
    <w:p w:rsidR="00000000" w:rsidDel="00000000" w:rsidP="00000000" w:rsidRDefault="00000000" w:rsidRPr="00000000" w14:paraId="0000016F">
      <w:pPr>
        <w:rPr/>
      </w:pP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0">
            <w:pPr>
              <w:spacing w:before="80" w:lineRule="auto"/>
              <w:ind w:left="40" w:firstLine="0"/>
              <w:rPr>
                <w:b w:val="1"/>
                <w:bCs w:val="1"/>
              </w:rPr>
            </w:pPr>
            <w:r w:rsidDel="00000000" w:rsidR="00000000" w:rsidRPr="00000000">
              <w:rPr>
                <w:b w:val="1"/>
                <w:bCs w:val="1"/>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1">
            <w:pPr>
              <w:spacing w:before="80" w:lineRule="auto"/>
              <w:ind w:left="40" w:firstLine="0"/>
              <w:rPr/>
            </w:pPr>
            <w:r w:rsidDel="00000000" w:rsidR="00000000" w:rsidRPr="00000000">
              <w:rPr>
                <w:rtl w:val="0"/>
              </w:rPr>
              <w:t xml:space="preserve">Thêm mới AI vào hệ thống Gapone Conversation</w:t>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2">
            <w:pPr>
              <w:spacing w:before="80" w:lineRule="auto"/>
              <w:ind w:left="40" w:firstLine="0"/>
              <w:rPr>
                <w:b w:val="1"/>
                <w:bCs w:val="1"/>
              </w:rPr>
            </w:pPr>
            <w:r w:rsidDel="00000000" w:rsidR="00000000" w:rsidRPr="00000000">
              <w:rPr>
                <w:b w:val="1"/>
                <w:bCs w:val="1"/>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3">
            <w:pPr>
              <w:spacing w:before="80" w:lineRule="auto"/>
              <w:ind w:left="40" w:firstLine="0"/>
              <w:rPr/>
            </w:pPr>
            <w:r w:rsidDel="00000000" w:rsidR="00000000" w:rsidRPr="00000000">
              <w:rPr>
                <w:rtl w:val="0"/>
              </w:rPr>
              <w:t xml:space="preserve">Menu &gt; Cài đặt &gt; Thiết lập AI </w:t>
            </w:r>
          </w:p>
        </w:tc>
      </w:tr>
      <w:tr>
        <w:trPr>
          <w:cantSplit w:val="0"/>
          <w:trHeight w:val="361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4">
            <w:pPr>
              <w:spacing w:before="80" w:lineRule="auto"/>
              <w:ind w:left="40" w:firstLine="0"/>
              <w:rPr>
                <w:b w:val="1"/>
                <w:bCs w:val="1"/>
              </w:rPr>
            </w:pPr>
            <w:r w:rsidDel="00000000" w:rsidR="00000000" w:rsidRPr="00000000">
              <w:rPr>
                <w:b w:val="1"/>
                <w:bCs w:val="1"/>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5">
            <w:pPr>
              <w:spacing w:before="80" w:lineRule="auto"/>
              <w:ind w:left="40" w:firstLine="0"/>
              <w:rPr/>
            </w:pPr>
            <w:r w:rsidDel="00000000" w:rsidR="00000000" w:rsidRPr="00000000">
              <w:rPr>
                <w:rtl w:val="0"/>
              </w:rPr>
              <w:t xml:space="preserve">Tính năng cho phép tích hợp mới (Tạo mới AI) vào hệ thống Gapone Conversation.</w:t>
              <w:br w:type="textWrapping"/>
            </w:r>
          </w:p>
          <w:p w:rsidR="00000000" w:rsidDel="00000000" w:rsidP="00000000" w:rsidRDefault="00000000" w:rsidRPr="00000000" w14:paraId="00000176">
            <w:pPr>
              <w:spacing w:before="80" w:lineRule="auto"/>
              <w:ind w:left="0" w:firstLine="0"/>
              <w:rPr/>
            </w:pPr>
            <w:r w:rsidDel="00000000" w:rsidR="00000000" w:rsidRPr="00000000">
              <w:rPr>
                <w:rtl w:val="0"/>
              </w:rPr>
              <w:t xml:space="preserve">Trigger: Nút “+ Thêm AI”</w:t>
            </w:r>
          </w:p>
          <w:p w:rsidR="00000000" w:rsidDel="00000000" w:rsidP="00000000" w:rsidRDefault="00000000" w:rsidRPr="00000000" w14:paraId="00000177">
            <w:pPr>
              <w:numPr>
                <w:ilvl w:val="0"/>
                <w:numId w:val="14"/>
              </w:numPr>
              <w:spacing w:before="80" w:lineRule="auto"/>
              <w:ind w:left="720" w:hanging="360"/>
              <w:rPr>
                <w:u w:val="none"/>
              </w:rPr>
            </w:pPr>
            <w:r w:rsidDel="00000000" w:rsidR="00000000" w:rsidRPr="00000000">
              <w:rPr>
                <w:rtl w:val="0"/>
              </w:rPr>
              <w:t xml:space="preserve">Thiết lập bao gồm: Đặt tên, mô tả AI, chọn model, nhập Mã kết nối, cài đặt Prompt, cài đặt Kho kiến thức, cài đặt mức độ mở rộng và cài đặt khác của AI</w:t>
            </w:r>
          </w:p>
          <w:p w:rsidR="00000000" w:rsidDel="00000000" w:rsidP="00000000" w:rsidRDefault="00000000" w:rsidRPr="00000000" w14:paraId="00000178">
            <w:pPr>
              <w:spacing w:before="80" w:lineRule="auto"/>
              <w:ind w:left="0" w:firstLine="0"/>
              <w:rPr>
                <w:b w:val="1"/>
                <w:bCs w:val="1"/>
              </w:rPr>
            </w:pPr>
            <w:r w:rsidDel="00000000" w:rsidR="00000000" w:rsidRPr="00000000">
              <w:rPr>
                <w:rtl w:val="0"/>
              </w:rPr>
              <w:t xml:space="preserve">Người dùng hoàn thành việc điền các trường dữ liệu thiết lập,sau đó bấm </w:t>
            </w:r>
            <w:r w:rsidDel="00000000" w:rsidR="00000000" w:rsidRPr="00000000">
              <w:rPr>
                <w:b w:val="1"/>
                <w:bCs w:val="1"/>
                <w:rtl w:val="0"/>
              </w:rPr>
              <w:t xml:space="preserve">Lưu</w:t>
            </w:r>
            <w:r w:rsidDel="00000000" w:rsidR="00000000" w:rsidRPr="00000000">
              <w:rPr>
                <w:rtl w:val="0"/>
              </w:rPr>
              <w:t xml:space="preserve"> để hoàn tất thiết lập thêm mới một AI vào hệ thống. AI được thêm thành công sẽ hiển thị ở bảng danh sách AI tại giao diện </w:t>
            </w:r>
            <w:r w:rsidDel="00000000" w:rsidR="00000000" w:rsidRPr="00000000">
              <w:rPr>
                <w:b w:val="1"/>
                <w:bCs w:val="1"/>
                <w:rtl w:val="0"/>
              </w:rPr>
              <w:t xml:space="preserve">Quản lý AI. </w:t>
            </w:r>
            <w:r w:rsidDel="00000000" w:rsidR="00000000" w:rsidRPr="00000000">
              <w:rPr>
                <w:rtl w:val="0"/>
              </w:rPr>
            </w:r>
          </w:p>
        </w:tc>
      </w:tr>
      <w:tr>
        <w:trPr>
          <w:cantSplit w:val="0"/>
          <w:trHeight w:val="340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9">
            <w:pPr>
              <w:spacing w:before="80" w:lineRule="auto"/>
              <w:ind w:left="40" w:firstLine="0"/>
              <w:rPr>
                <w:b w:val="1"/>
                <w:bCs w:val="1"/>
              </w:rPr>
            </w:pPr>
            <w:r w:rsidDel="00000000" w:rsidR="00000000" w:rsidRPr="00000000">
              <w:rPr>
                <w:b w:val="1"/>
                <w:bCs w:val="1"/>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A">
            <w:pPr>
              <w:spacing w:before="80" w:lineRule="auto"/>
              <w:ind w:left="40" w:firstLine="0"/>
              <w:rPr/>
            </w:pPr>
            <w:r w:rsidDel="00000000" w:rsidR="00000000" w:rsidRPr="00000000">
              <w:rPr>
                <w:rtl w:val="0"/>
              </w:rPr>
              <w:t xml:space="preserve">Người dùng được phân quyền </w:t>
            </w:r>
            <w:r w:rsidDel="00000000" w:rsidR="00000000" w:rsidRPr="00000000">
              <w:rPr>
                <w:b w:val="1"/>
                <w:bCs w:val="1"/>
                <w:rtl w:val="0"/>
              </w:rPr>
              <w:t xml:space="preserve">Tạo mới</w:t>
            </w:r>
            <w:r w:rsidDel="00000000" w:rsidR="00000000" w:rsidRPr="00000000">
              <w:rPr>
                <w:rtl w:val="0"/>
              </w:rPr>
              <w:t xml:space="preserve"> của chức năng "Thiết lập AI". Truy cập phân quyền người dùng tại mục Cài đặt &gt; Thiết lập người dùng &gt; Phân quyền. Truy cập thiết lập AI tại Cài đặt &gt; Thiết lập AI</w:t>
            </w:r>
          </w:p>
          <w:p w:rsidR="00000000" w:rsidDel="00000000" w:rsidP="00000000" w:rsidRDefault="00000000" w:rsidRPr="00000000" w14:paraId="0000017B">
            <w:pPr>
              <w:spacing w:before="80" w:lineRule="auto"/>
              <w:ind w:left="40" w:firstLine="0"/>
              <w:rPr/>
            </w:pPr>
            <w:r w:rsidDel="00000000" w:rsidR="00000000" w:rsidRPr="00000000">
              <w:rPr>
                <w:rtl w:val="0"/>
              </w:rPr>
              <w:t xml:space="preserve"> </w:t>
            </w:r>
          </w:p>
          <w:p w:rsidR="00000000" w:rsidDel="00000000" w:rsidP="00000000" w:rsidRDefault="00000000" w:rsidRPr="00000000" w14:paraId="0000017C">
            <w:pPr>
              <w:spacing w:before="80" w:lineRule="auto"/>
              <w:ind w:left="40" w:firstLine="0"/>
              <w:rPr/>
            </w:pPr>
            <w:r w:rsidDel="00000000" w:rsidR="00000000" w:rsidRPr="00000000">
              <w:rPr>
                <w:rtl w:val="0"/>
              </w:rPr>
              <w:t xml:space="preserve">Quyền chức năng thiết lập người dùng như sau:</w:t>
            </w:r>
          </w:p>
          <w:p w:rsidR="00000000" w:rsidDel="00000000" w:rsidP="00000000" w:rsidRDefault="00000000" w:rsidRPr="00000000" w14:paraId="0000017D">
            <w:pPr>
              <w:numPr>
                <w:ilvl w:val="0"/>
                <w:numId w:val="28"/>
              </w:numPr>
              <w:spacing w:before="240" w:lineRule="auto"/>
              <w:ind w:left="760" w:hanging="360"/>
              <w:rPr>
                <w:rFonts w:ascii="Roboto" w:cs="Roboto" w:eastAsia="Roboto" w:hAnsi="Roboto"/>
                <w:color w:val="172b4d"/>
                <w:sz w:val="21"/>
                <w:szCs w:val="21"/>
              </w:rPr>
            </w:pPr>
            <w:r w:rsidDel="00000000" w:rsidR="00000000" w:rsidRPr="00000000">
              <w:rPr>
                <w:rtl w:val="0"/>
              </w:rPr>
              <w:t xml:space="preserve">Quyền tạo mới: thể hiện người dùng được phép tạo/thêm mới AI vào hệ thống</w:t>
            </w:r>
          </w:p>
          <w:p w:rsidR="00000000" w:rsidDel="00000000" w:rsidP="00000000" w:rsidRDefault="00000000" w:rsidRPr="00000000" w14:paraId="0000017E">
            <w:pPr>
              <w:spacing w:before="240" w:lineRule="auto"/>
              <w:rPr/>
            </w:pPr>
            <w:r w:rsidDel="00000000" w:rsidR="00000000" w:rsidRPr="00000000">
              <w:rPr>
                <w:rtl w:val="0"/>
              </w:rPr>
              <w:t xml:space="preserve">Người dùng có AI hợp lệ và an toàn để tích hợp vào hệ thống.</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F">
            <w:pPr>
              <w:spacing w:before="80" w:lineRule="auto"/>
              <w:ind w:left="40" w:firstLine="0"/>
              <w:rPr>
                <w:b w:val="1"/>
                <w:bCs w:val="1"/>
              </w:rPr>
            </w:pPr>
            <w:r w:rsidDel="00000000" w:rsidR="00000000" w:rsidRPr="00000000">
              <w:rPr>
                <w:b w:val="1"/>
                <w:bCs w:val="1"/>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80">
            <w:pPr>
              <w:spacing w:before="80" w:lineRule="auto"/>
              <w:ind w:left="40" w:firstLine="0"/>
              <w:rPr/>
            </w:pPr>
            <w:r w:rsidDel="00000000" w:rsidR="00000000" w:rsidRPr="00000000">
              <w:rPr>
                <w:rtl w:val="0"/>
              </w:rPr>
              <w:t xml:space="preserve">Người dùng thực hiện theo các bước sau:</w:t>
            </w:r>
          </w:p>
          <w:p w:rsidR="00000000" w:rsidDel="00000000" w:rsidP="00000000" w:rsidRDefault="00000000" w:rsidRPr="00000000" w14:paraId="00000181">
            <w:pPr>
              <w:numPr>
                <w:ilvl w:val="0"/>
                <w:numId w:val="5"/>
              </w:numPr>
              <w:spacing w:before="80" w:lineRule="auto"/>
              <w:ind w:left="720" w:hanging="360"/>
              <w:rPr>
                <w:u w:val="none"/>
              </w:rPr>
            </w:pPr>
            <w:r w:rsidDel="00000000" w:rsidR="00000000" w:rsidRPr="00000000">
              <w:rPr>
                <w:rtl w:val="0"/>
              </w:rPr>
              <w:t xml:space="preserve">Bước 1: </w:t>
            </w:r>
          </w:p>
          <w:p w:rsidR="00000000" w:rsidDel="00000000" w:rsidP="00000000" w:rsidRDefault="00000000" w:rsidRPr="00000000" w14:paraId="00000182">
            <w:pPr>
              <w:spacing w:before="80" w:lineRule="auto"/>
              <w:ind w:left="720" w:firstLine="0"/>
              <w:rPr/>
            </w:pPr>
            <w:r w:rsidDel="00000000" w:rsidR="00000000" w:rsidRPr="00000000">
              <w:rPr>
                <w:rtl w:val="0"/>
              </w:rPr>
              <w:t xml:space="preserve">Sau khi đăng nhập vào hệ thống, nhấp chọn “</w:t>
            </w:r>
            <w:r w:rsidDel="00000000" w:rsidR="00000000" w:rsidRPr="00000000">
              <w:rPr>
                <w:b w:val="1"/>
                <w:bCs w:val="1"/>
                <w:rtl w:val="0"/>
              </w:rPr>
              <w:t xml:space="preserve">Cài đặt</w:t>
            </w:r>
            <w:r w:rsidDel="00000000" w:rsidR="00000000" w:rsidRPr="00000000">
              <w:rPr>
                <w:rtl w:val="0"/>
              </w:rPr>
              <w:t xml:space="preserve">” trong thanh menu, sau đó click chọn “</w:t>
            </w:r>
            <w:r w:rsidDel="00000000" w:rsidR="00000000" w:rsidRPr="00000000">
              <w:rPr>
                <w:b w:val="1"/>
                <w:bCs w:val="1"/>
                <w:rtl w:val="0"/>
              </w:rPr>
              <w:t xml:space="preserve">Thiết lập AI</w:t>
            </w:r>
            <w:r w:rsidDel="00000000" w:rsidR="00000000" w:rsidRPr="00000000">
              <w:rPr>
                <w:rtl w:val="0"/>
              </w:rPr>
              <w:t xml:space="preserve">” trong sub menu của </w:t>
            </w:r>
            <w:r w:rsidDel="00000000" w:rsidR="00000000" w:rsidRPr="00000000">
              <w:rPr>
                <w:b w:val="1"/>
                <w:bCs w:val="1"/>
                <w:rtl w:val="0"/>
              </w:rPr>
              <w:t xml:space="preserve">Cài đặt</w:t>
            </w:r>
            <w:r w:rsidDel="00000000" w:rsidR="00000000" w:rsidRPr="00000000">
              <w:rPr>
                <w:rtl w:val="0"/>
              </w:rPr>
              <w:t xml:space="preserve">, giao diện </w:t>
            </w:r>
            <w:r w:rsidDel="00000000" w:rsidR="00000000" w:rsidRPr="00000000">
              <w:rPr>
                <w:b w:val="1"/>
                <w:bCs w:val="1"/>
                <w:rtl w:val="0"/>
              </w:rPr>
              <w:t xml:space="preserve">Quản lý AI </w:t>
            </w:r>
            <w:r w:rsidDel="00000000" w:rsidR="00000000" w:rsidRPr="00000000">
              <w:rPr>
                <w:rtl w:val="0"/>
              </w:rPr>
              <w:t xml:space="preserve">sẽ xuất hiện.</w:t>
            </w:r>
          </w:p>
          <w:p w:rsidR="00000000" w:rsidDel="00000000" w:rsidP="00000000" w:rsidRDefault="00000000" w:rsidRPr="00000000" w14:paraId="00000183">
            <w:pPr>
              <w:numPr>
                <w:ilvl w:val="0"/>
                <w:numId w:val="5"/>
              </w:numPr>
              <w:spacing w:before="80" w:lineRule="auto"/>
              <w:ind w:left="720" w:hanging="360"/>
              <w:rPr>
                <w:u w:val="none"/>
              </w:rPr>
            </w:pPr>
            <w:r w:rsidDel="00000000" w:rsidR="00000000" w:rsidRPr="00000000">
              <w:rPr>
                <w:rtl w:val="0"/>
              </w:rPr>
              <w:t xml:space="preserve">Bước 2: </w:t>
            </w:r>
          </w:p>
          <w:p w:rsidR="00000000" w:rsidDel="00000000" w:rsidP="00000000" w:rsidRDefault="00000000" w:rsidRPr="00000000" w14:paraId="00000184">
            <w:pPr>
              <w:spacing w:before="80" w:lineRule="auto"/>
              <w:ind w:left="720" w:firstLine="0"/>
              <w:rPr/>
            </w:pPr>
            <w:r w:rsidDel="00000000" w:rsidR="00000000" w:rsidRPr="00000000">
              <w:rPr>
                <w:rtl w:val="0"/>
              </w:rPr>
              <w:t xml:space="preserve">Để thực hiện thêm mới AI vào hệ thống, nhấp chọn nút “</w:t>
            </w:r>
            <w:r w:rsidDel="00000000" w:rsidR="00000000" w:rsidRPr="00000000">
              <w:rPr>
                <w:b w:val="1"/>
                <w:bCs w:val="1"/>
                <w:rtl w:val="0"/>
              </w:rPr>
              <w:t xml:space="preserve">+ Thêm AI</w:t>
            </w:r>
            <w:r w:rsidDel="00000000" w:rsidR="00000000" w:rsidRPr="00000000">
              <w:rPr>
                <w:rtl w:val="0"/>
              </w:rPr>
              <w:t xml:space="preserve">” trong màn giao diện </w:t>
            </w:r>
            <w:r w:rsidDel="00000000" w:rsidR="00000000" w:rsidRPr="00000000">
              <w:rPr>
                <w:b w:val="1"/>
                <w:bCs w:val="1"/>
                <w:rtl w:val="0"/>
              </w:rPr>
              <w:t xml:space="preserve">Quản lý AI</w:t>
            </w:r>
            <w:r w:rsidDel="00000000" w:rsidR="00000000" w:rsidRPr="00000000">
              <w:rPr>
                <w:rtl w:val="0"/>
              </w:rPr>
              <w:t xml:space="preserve">. </w:t>
            </w:r>
          </w:p>
          <w:p w:rsidR="00000000" w:rsidDel="00000000" w:rsidP="00000000" w:rsidRDefault="00000000" w:rsidRPr="00000000" w14:paraId="00000185">
            <w:pPr>
              <w:spacing w:before="80" w:lineRule="auto"/>
              <w:ind w:left="720" w:firstLine="0"/>
              <w:rPr/>
            </w:pPr>
            <w:r w:rsidDel="00000000" w:rsidR="00000000" w:rsidRPr="00000000">
              <w:rPr>
                <w:rtl w:val="0"/>
              </w:rPr>
              <w:t xml:space="preserve">Giao diện </w:t>
            </w:r>
            <w:r w:rsidDel="00000000" w:rsidR="00000000" w:rsidRPr="00000000">
              <w:rPr>
                <w:b w:val="1"/>
                <w:bCs w:val="1"/>
                <w:rtl w:val="0"/>
              </w:rPr>
              <w:t xml:space="preserve">Chi tiết thiết lập AI</w:t>
            </w:r>
            <w:r w:rsidDel="00000000" w:rsidR="00000000" w:rsidRPr="00000000">
              <w:rPr>
                <w:rtl w:val="0"/>
              </w:rPr>
              <w:t xml:space="preserve"> sẽ hiển thị với các trường dữ liệu trống (Khác với </w:t>
            </w:r>
            <w:r w:rsidDel="00000000" w:rsidR="00000000" w:rsidRPr="00000000">
              <w:rPr>
                <w:b w:val="1"/>
                <w:bCs w:val="1"/>
                <w:rtl w:val="0"/>
              </w:rPr>
              <w:t xml:space="preserve">Chỉnh sửa AI</w:t>
            </w:r>
            <w:r w:rsidDel="00000000" w:rsidR="00000000" w:rsidRPr="00000000">
              <w:rPr>
                <w:rtl w:val="0"/>
              </w:rPr>
              <w:t xml:space="preserve">, giao diện </w:t>
            </w:r>
            <w:r w:rsidDel="00000000" w:rsidR="00000000" w:rsidRPr="00000000">
              <w:rPr>
                <w:b w:val="1"/>
                <w:bCs w:val="1"/>
                <w:rtl w:val="0"/>
              </w:rPr>
              <w:t xml:space="preserve">Chi tiết thiết lập AI</w:t>
            </w:r>
            <w:r w:rsidDel="00000000" w:rsidR="00000000" w:rsidRPr="00000000">
              <w:rPr>
                <w:rtl w:val="0"/>
              </w:rPr>
              <w:t xml:space="preserve"> sẽ hiển thị với các trường dữ liệu đã có thông tin từ lần lưu cuối cùng). </w:t>
            </w:r>
          </w:p>
          <w:p w:rsidR="00000000" w:rsidDel="00000000" w:rsidP="00000000" w:rsidRDefault="00000000" w:rsidRPr="00000000" w14:paraId="00000186">
            <w:pPr>
              <w:numPr>
                <w:ilvl w:val="0"/>
                <w:numId w:val="30"/>
              </w:numPr>
              <w:spacing w:before="80" w:lineRule="auto"/>
              <w:ind w:left="720" w:hanging="360"/>
              <w:rPr>
                <w:u w:val="none"/>
              </w:rPr>
            </w:pPr>
            <w:r w:rsidDel="00000000" w:rsidR="00000000" w:rsidRPr="00000000">
              <w:rPr>
                <w:rtl w:val="0"/>
              </w:rPr>
              <w:t xml:space="preserve">Bước 3: Hoàn thành các trường dữ liệu</w:t>
            </w:r>
            <w:r w:rsidDel="00000000" w:rsidR="00000000" w:rsidRPr="00000000">
              <w:rPr>
                <w:rtl w:val="0"/>
              </w:rPr>
            </w:r>
          </w:p>
          <w:p w:rsidR="00000000" w:rsidDel="00000000" w:rsidP="00000000" w:rsidRDefault="00000000" w:rsidRPr="00000000" w14:paraId="00000187">
            <w:pPr>
              <w:spacing w:before="80" w:lineRule="auto"/>
              <w:ind w:left="720" w:firstLine="0"/>
              <w:rPr/>
            </w:pPr>
            <w:r w:rsidDel="00000000" w:rsidR="00000000" w:rsidRPr="00000000">
              <w:rPr>
                <w:rtl w:val="0"/>
              </w:rPr>
              <w:t xml:space="preserve">Nhập tên AI: Người dùng tự đặt tên cho AI trong hệ thống </w:t>
            </w:r>
          </w:p>
          <w:p w:rsidR="00000000" w:rsidDel="00000000" w:rsidP="00000000" w:rsidRDefault="00000000" w:rsidRPr="00000000" w14:paraId="00000188">
            <w:pPr>
              <w:spacing w:before="80" w:lineRule="auto"/>
              <w:ind w:left="720" w:firstLine="0"/>
              <w:rPr/>
            </w:pPr>
            <w:r w:rsidDel="00000000" w:rsidR="00000000" w:rsidRPr="00000000">
              <w:rPr>
                <w:rtl w:val="0"/>
              </w:rPr>
              <w:t xml:space="preserve">Mô tả AI: Mô tả mục tiêu, mục đích hoặc ghi chú AI</w:t>
            </w:r>
          </w:p>
          <w:p w:rsidR="00000000" w:rsidDel="00000000" w:rsidP="00000000" w:rsidRDefault="00000000" w:rsidRPr="00000000" w14:paraId="00000189">
            <w:pPr>
              <w:spacing w:before="80" w:lineRule="auto"/>
              <w:ind w:left="720" w:firstLine="0"/>
              <w:rPr/>
            </w:pPr>
            <w:r w:rsidDel="00000000" w:rsidR="00000000" w:rsidRPr="00000000">
              <w:rPr>
                <w:rtl w:val="0"/>
              </w:rPr>
              <w:t xml:space="preserve">Ảnh đại diện: Tải ảnh hoặc kéo thả vào khung. </w:t>
            </w:r>
            <w:r w:rsidDel="00000000" w:rsidR="00000000" w:rsidRPr="00000000">
              <w:rPr>
                <w:rtl w:val="0"/>
              </w:rPr>
              <w:t xml:space="preserve">(nếu không có ảnh</w:t>
            </w:r>
            <w:r w:rsidDel="00000000" w:rsidR="00000000" w:rsidRPr="00000000">
              <w:rPr>
                <w:rtl w:val="0"/>
              </w:rPr>
            </w:r>
          </w:p>
          <w:p w:rsidR="00000000" w:rsidDel="00000000" w:rsidP="00000000" w:rsidRDefault="00000000" w:rsidRPr="00000000" w14:paraId="0000018A">
            <w:pPr>
              <w:spacing w:before="80" w:lineRule="auto"/>
              <w:ind w:left="720" w:firstLine="0"/>
              <w:rPr/>
            </w:pPr>
            <w:r w:rsidDel="00000000" w:rsidR="00000000" w:rsidRPr="00000000">
              <w:rPr>
                <w:rtl w:val="0"/>
              </w:rPr>
              <w:t xml:space="preserve">Model: Chọn model AI</w:t>
            </w:r>
          </w:p>
          <w:p w:rsidR="00000000" w:rsidDel="00000000" w:rsidP="00000000" w:rsidRDefault="00000000" w:rsidRPr="00000000" w14:paraId="0000018B">
            <w:pPr>
              <w:spacing w:before="80" w:lineRule="auto"/>
              <w:ind w:left="720" w:firstLine="0"/>
              <w:rPr/>
            </w:pPr>
            <w:r w:rsidDel="00000000" w:rsidR="00000000" w:rsidRPr="00000000">
              <w:rPr>
                <w:rtl w:val="0"/>
              </w:rPr>
              <w:t xml:space="preserve">Mã kết nối: Nhập Mã kết nối AI</w:t>
            </w:r>
          </w:p>
          <w:p w:rsidR="00000000" w:rsidDel="00000000" w:rsidP="00000000" w:rsidRDefault="00000000" w:rsidRPr="00000000" w14:paraId="0000018C">
            <w:pPr>
              <w:spacing w:before="80" w:lineRule="auto"/>
              <w:ind w:left="720" w:firstLine="0"/>
              <w:rPr/>
            </w:pPr>
            <w:r w:rsidDel="00000000" w:rsidR="00000000" w:rsidRPr="00000000">
              <w:rPr>
                <w:rtl w:val="0"/>
              </w:rPr>
              <w:t xml:space="preserve">Prompt: Điền prompt vận hành AI</w:t>
            </w:r>
          </w:p>
          <w:p w:rsidR="00000000" w:rsidDel="00000000" w:rsidP="00000000" w:rsidRDefault="00000000" w:rsidRPr="00000000" w14:paraId="0000018D">
            <w:pPr>
              <w:spacing w:before="80" w:lineRule="auto"/>
              <w:ind w:left="720" w:firstLine="0"/>
              <w:rPr/>
            </w:pPr>
            <w:r w:rsidDel="00000000" w:rsidR="00000000" w:rsidRPr="00000000">
              <w:rPr>
                <w:rtl w:val="0"/>
              </w:rPr>
              <w:t xml:space="preserve">Kho kiến thức: Tải lên hoặc nhập URL các tài liệu kiến thức</w:t>
            </w:r>
          </w:p>
          <w:p w:rsidR="00000000" w:rsidDel="00000000" w:rsidP="00000000" w:rsidRDefault="00000000" w:rsidRPr="00000000" w14:paraId="0000018E">
            <w:pPr>
              <w:spacing w:before="80" w:lineRule="auto"/>
              <w:ind w:left="720" w:firstLine="0"/>
              <w:rPr/>
            </w:pPr>
            <w:r w:rsidDel="00000000" w:rsidR="00000000" w:rsidRPr="00000000">
              <w:rPr>
                <w:rtl w:val="0"/>
              </w:rPr>
              <w:t xml:space="preserve">Mức độ mở rộng: chọn mức độ AI trả lời các câu hỏi trực tiếp hay cung cấp thêm các thông tin bên lề.</w:t>
            </w:r>
          </w:p>
          <w:p w:rsidR="00000000" w:rsidDel="00000000" w:rsidP="00000000" w:rsidRDefault="00000000" w:rsidRPr="00000000" w14:paraId="0000018F">
            <w:pPr>
              <w:spacing w:before="80" w:lineRule="auto"/>
              <w:ind w:left="720" w:firstLine="0"/>
              <w:rPr/>
            </w:pPr>
            <w:r w:rsidDel="00000000" w:rsidR="00000000" w:rsidRPr="00000000">
              <w:rPr>
                <w:rtl w:val="0"/>
              </w:rPr>
              <w:t xml:space="preserve">Cài đặt khác: Trường hợp từ chối trả lời: Chọn trường hợp AI từ chối trả lời. Khi các trường hợp này được kích hoạt, sẽ sinh event và tự động chuyển cuộc hội thoại đến người dùng để xử lý. </w:t>
            </w:r>
          </w:p>
          <w:p w:rsidR="00000000" w:rsidDel="00000000" w:rsidP="00000000" w:rsidRDefault="00000000" w:rsidRPr="00000000" w14:paraId="00000190">
            <w:pPr>
              <w:spacing w:before="80" w:lineRule="auto"/>
              <w:ind w:left="720" w:firstLine="0"/>
              <w:rPr/>
            </w:pPr>
            <w:commentRangeStart w:id="1"/>
            <w:r w:rsidDel="00000000" w:rsidR="00000000" w:rsidRPr="00000000">
              <w:rPr>
                <w:rtl w:val="0"/>
              </w:rPr>
              <w:t xml:space="preserve">Lưu tất cả các thiết lập ở bước này để hệ thống nhận diện AI và đưa AI vào sử dụng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91">
            <w:pPr>
              <w:numPr>
                <w:ilvl w:val="0"/>
                <w:numId w:val="29"/>
              </w:numPr>
              <w:spacing w:before="80" w:lineRule="auto"/>
              <w:ind w:left="720" w:hanging="360"/>
              <w:rPr>
                <w:u w:val="none"/>
              </w:rPr>
            </w:pPr>
            <w:r w:rsidDel="00000000" w:rsidR="00000000" w:rsidRPr="00000000">
              <w:rPr>
                <w:rtl w:val="0"/>
              </w:rPr>
              <w:t xml:space="preserve">Bước 5: Thử nghiệm</w:t>
            </w:r>
          </w:p>
          <w:p w:rsidR="00000000" w:rsidDel="00000000" w:rsidP="00000000" w:rsidRDefault="00000000" w:rsidRPr="00000000" w14:paraId="00000192">
            <w:pPr>
              <w:spacing w:before="80" w:lineRule="auto"/>
              <w:ind w:left="720" w:firstLine="0"/>
              <w:rPr/>
            </w:pPr>
            <w:r w:rsidDel="00000000" w:rsidR="00000000" w:rsidRPr="00000000">
              <w:rPr>
                <w:rtl w:val="0"/>
              </w:rPr>
              <w:t xml:space="preserve">Khung hội thoại cho phép chat thử nghiệm với AI sau khi AI lưu vào hệ thống. Nếu phát sinh những phản hồi không mong đợi, người dùng có thể nhấn nút </w:t>
            </w:r>
            <w:r w:rsidDel="00000000" w:rsidR="00000000" w:rsidRPr="00000000">
              <w:rPr>
                <w:b w:val="1"/>
                <w:bCs w:val="1"/>
                <w:rtl w:val="0"/>
              </w:rPr>
              <w:t xml:space="preserve">Quay lại chỉnh sửa</w:t>
            </w:r>
            <w:r w:rsidDel="00000000" w:rsidR="00000000" w:rsidRPr="00000000">
              <w:rPr>
                <w:rtl w:val="0"/>
              </w:rPr>
              <w:t xml:space="preserve"> để chỉnh sửa các thiết lập AI.</w:t>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93">
            <w:pPr>
              <w:spacing w:before="80" w:lineRule="auto"/>
              <w:ind w:left="40" w:firstLine="0"/>
              <w:rPr/>
            </w:pPr>
            <w:r w:rsidDel="00000000" w:rsidR="00000000" w:rsidRPr="00000000">
              <w:rPr>
                <w:b w:val="1"/>
                <w:bCs w:val="1"/>
                <w:rtl w:val="0"/>
              </w:rPr>
              <w:t xml:space="preserve">Kết quả</w:t>
            </w:r>
            <w:r w:rsidDel="00000000" w:rsidR="00000000" w:rsidRPr="00000000">
              <w:rP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94">
            <w:pPr>
              <w:spacing w:before="80" w:lineRule="auto"/>
              <w:ind w:left="40" w:firstLine="0"/>
              <w:rPr/>
            </w:pPr>
            <w:r w:rsidDel="00000000" w:rsidR="00000000" w:rsidRPr="00000000">
              <w:rPr>
                <w:rtl w:val="0"/>
              </w:rPr>
              <w:t xml:space="preserve">Người dùng thêm mới một AI vào hệ thống thành công khi thỏa mãn các điều kiện </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spacing w:before="80" w:lineRule="auto"/>
        <w:ind w:left="40" w:firstLine="0"/>
        <w:rPr/>
      </w:pPr>
      <w:bookmarkStart w:colFirst="0" w:colLast="0" w:name="_3tmftos6wea" w:id="12"/>
      <w:bookmarkEnd w:id="12"/>
      <w:r w:rsidDel="00000000" w:rsidR="00000000" w:rsidRPr="00000000">
        <w:rPr>
          <w:rtl w:val="0"/>
        </w:rPr>
        <w:t xml:space="preserve">2.2 Flow</w:t>
      </w:r>
    </w:p>
    <w:p w:rsidR="00000000" w:rsidDel="00000000" w:rsidP="00000000" w:rsidRDefault="00000000" w:rsidRPr="00000000" w14:paraId="00000197">
      <w:pPr>
        <w:rPr/>
      </w:pPr>
      <w:r w:rsidDel="00000000" w:rsidR="00000000" w:rsidRPr="00000000">
        <w:rPr/>
        <w:drawing>
          <wp:inline distB="114300" distT="114300" distL="114300" distR="114300">
            <wp:extent cx="5731200" cy="2133600"/>
            <wp:effectExtent b="0" l="0" r="0" t="0"/>
            <wp:docPr id="1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u w:val="single"/>
        </w:rPr>
      </w:pPr>
      <w:r w:rsidDel="00000000" w:rsidR="00000000" w:rsidRPr="00000000">
        <w:rPr>
          <w:b w:val="1"/>
          <w:bCs w:val="1"/>
          <w:u w:val="single"/>
          <w:rtl w:val="0"/>
        </w:rPr>
        <w:t xml:space="preserve">Các bước của người dùng:</w:t>
      </w:r>
    </w:p>
    <w:p w:rsidR="00000000" w:rsidDel="00000000" w:rsidP="00000000" w:rsidRDefault="00000000" w:rsidRPr="00000000" w14:paraId="0000019A">
      <w:pPr>
        <w:spacing w:before="80" w:lineRule="auto"/>
        <w:ind w:left="40" w:firstLine="0"/>
        <w:rPr>
          <w:b w:val="1"/>
          <w:bCs w:val="1"/>
        </w:rPr>
      </w:pPr>
      <w:r w:rsidDel="00000000" w:rsidR="00000000" w:rsidRPr="00000000">
        <w:rPr>
          <w:rtl w:val="0"/>
        </w:rPr>
        <w:t xml:space="preserve">Bước 1: Đăng nhập vào hệ thống, truy cập </w:t>
      </w:r>
      <w:r w:rsidDel="00000000" w:rsidR="00000000" w:rsidRPr="00000000">
        <w:rPr>
          <w:b w:val="1"/>
          <w:bCs w:val="1"/>
          <w:rtl w:val="0"/>
        </w:rPr>
        <w:t xml:space="preserve">Cài đặt</w:t>
      </w:r>
      <w:r w:rsidDel="00000000" w:rsidR="00000000" w:rsidRPr="00000000">
        <w:rPr>
          <w:rtl w:val="0"/>
        </w:rPr>
        <w:t xml:space="preserve"> sau đó nhấp chọn </w:t>
      </w:r>
      <w:r w:rsidDel="00000000" w:rsidR="00000000" w:rsidRPr="00000000">
        <w:rPr>
          <w:b w:val="1"/>
          <w:bCs w:val="1"/>
          <w:rtl w:val="0"/>
        </w:rPr>
        <w:t xml:space="preserve">Thiết lập AI</w:t>
      </w:r>
      <w:r w:rsidDel="00000000" w:rsidR="00000000" w:rsidRPr="00000000">
        <w:rPr>
          <w:rtl w:val="0"/>
        </w:rPr>
        <w:t xml:space="preserve"> để mở giao diện </w:t>
      </w:r>
      <w:r w:rsidDel="00000000" w:rsidR="00000000" w:rsidRPr="00000000">
        <w:rPr>
          <w:b w:val="1"/>
          <w:bCs w:val="1"/>
          <w:rtl w:val="0"/>
        </w:rPr>
        <w:t xml:space="preserve"> Quản lý AI</w:t>
      </w:r>
    </w:p>
    <w:p w:rsidR="00000000" w:rsidDel="00000000" w:rsidP="00000000" w:rsidRDefault="00000000" w:rsidRPr="00000000" w14:paraId="0000019B">
      <w:pPr>
        <w:spacing w:before="80" w:lineRule="auto"/>
        <w:ind w:left="40" w:firstLine="0"/>
        <w:rPr/>
      </w:pPr>
      <w:r w:rsidDel="00000000" w:rsidR="00000000" w:rsidRPr="00000000">
        <w:rPr>
          <w:rtl w:val="0"/>
        </w:rPr>
        <w:t xml:space="preserve">Bước 2:  Để thực hiện thêm mới AI vào hệ thống, nhấp chọn nút “</w:t>
      </w:r>
      <w:r w:rsidDel="00000000" w:rsidR="00000000" w:rsidRPr="00000000">
        <w:rPr>
          <w:b w:val="1"/>
          <w:bCs w:val="1"/>
          <w:rtl w:val="0"/>
        </w:rPr>
        <w:t xml:space="preserve">+ Thêm AI</w:t>
      </w:r>
      <w:r w:rsidDel="00000000" w:rsidR="00000000" w:rsidRPr="00000000">
        <w:rPr>
          <w:rtl w:val="0"/>
        </w:rPr>
        <w:t xml:space="preserve">” trong màn giao diện </w:t>
      </w:r>
      <w:r w:rsidDel="00000000" w:rsidR="00000000" w:rsidRPr="00000000">
        <w:rPr>
          <w:b w:val="1"/>
          <w:bCs w:val="1"/>
          <w:rtl w:val="0"/>
        </w:rPr>
        <w:t xml:space="preserve">Quản lý AI</w:t>
      </w:r>
      <w:r w:rsidDel="00000000" w:rsidR="00000000" w:rsidRPr="00000000">
        <w:rPr>
          <w:rtl w:val="0"/>
        </w:rPr>
        <w:t xml:space="preserve">. </w:t>
      </w:r>
    </w:p>
    <w:p w:rsidR="00000000" w:rsidDel="00000000" w:rsidP="00000000" w:rsidRDefault="00000000" w:rsidRPr="00000000" w14:paraId="0000019C">
      <w:pPr>
        <w:spacing w:before="80" w:lineRule="auto"/>
        <w:ind w:left="40" w:firstLine="0"/>
        <w:rPr>
          <w:b w:val="1"/>
          <w:bCs w:val="1"/>
        </w:rPr>
      </w:pPr>
      <w:r w:rsidDel="00000000" w:rsidR="00000000" w:rsidRPr="00000000">
        <w:rPr>
          <w:rtl w:val="0"/>
        </w:rPr>
        <w:t xml:space="preserve">Bước 3: Hoàn thành </w:t>
      </w:r>
      <w:r w:rsidDel="00000000" w:rsidR="00000000" w:rsidRPr="00000000">
        <w:rPr>
          <w:b w:val="1"/>
          <w:bCs w:val="1"/>
          <w:rtl w:val="0"/>
        </w:rPr>
        <w:t xml:space="preserve">Thiết lập</w:t>
      </w:r>
    </w:p>
    <w:p w:rsidR="00000000" w:rsidDel="00000000" w:rsidP="00000000" w:rsidRDefault="00000000" w:rsidRPr="00000000" w14:paraId="0000019D">
      <w:pPr>
        <w:numPr>
          <w:ilvl w:val="0"/>
          <w:numId w:val="19"/>
        </w:numPr>
        <w:spacing w:after="0" w:afterAutospacing="0" w:before="80" w:lineRule="auto"/>
        <w:ind w:left="1440" w:hanging="360"/>
      </w:pPr>
      <w:r w:rsidDel="00000000" w:rsidR="00000000" w:rsidRPr="00000000">
        <w:rPr>
          <w:rtl w:val="0"/>
        </w:rPr>
        <w:t xml:space="preserve">Nhập tên AI: Người dùng tự đặt tên cho AI trong hệ thống </w:t>
      </w:r>
    </w:p>
    <w:p w:rsidR="00000000" w:rsidDel="00000000" w:rsidP="00000000" w:rsidRDefault="00000000" w:rsidRPr="00000000" w14:paraId="0000019E">
      <w:pPr>
        <w:numPr>
          <w:ilvl w:val="0"/>
          <w:numId w:val="19"/>
        </w:numPr>
        <w:spacing w:after="0" w:afterAutospacing="0" w:before="0" w:beforeAutospacing="0" w:lineRule="auto"/>
        <w:ind w:left="1440" w:hanging="360"/>
      </w:pPr>
      <w:r w:rsidDel="00000000" w:rsidR="00000000" w:rsidRPr="00000000">
        <w:rPr>
          <w:rtl w:val="0"/>
        </w:rPr>
        <w:t xml:space="preserve">Mô tả AI: Mô tả mục tiêu, mục đích hoặc ghi chú AI</w:t>
      </w:r>
    </w:p>
    <w:p w:rsidR="00000000" w:rsidDel="00000000" w:rsidP="00000000" w:rsidRDefault="00000000" w:rsidRPr="00000000" w14:paraId="0000019F">
      <w:pPr>
        <w:numPr>
          <w:ilvl w:val="0"/>
          <w:numId w:val="23"/>
        </w:numPr>
        <w:spacing w:after="0" w:afterAutospacing="0" w:before="0" w:beforeAutospacing="0" w:lineRule="auto"/>
        <w:ind w:left="1440" w:hanging="360"/>
        <w:rPr>
          <w:u w:val="none"/>
        </w:rPr>
      </w:pPr>
      <w:r w:rsidDel="00000000" w:rsidR="00000000" w:rsidRPr="00000000">
        <w:rPr>
          <w:rtl w:val="0"/>
        </w:rPr>
        <w:t xml:space="preserve">Model: Chọn model AI</w:t>
      </w:r>
    </w:p>
    <w:p w:rsidR="00000000" w:rsidDel="00000000" w:rsidP="00000000" w:rsidRDefault="00000000" w:rsidRPr="00000000" w14:paraId="000001A0">
      <w:pPr>
        <w:numPr>
          <w:ilvl w:val="0"/>
          <w:numId w:val="23"/>
        </w:numPr>
        <w:spacing w:after="0" w:afterAutospacing="0" w:before="0" w:beforeAutospacing="0" w:lineRule="auto"/>
        <w:ind w:left="1440" w:hanging="360"/>
        <w:rPr>
          <w:u w:val="none"/>
        </w:rPr>
      </w:pPr>
      <w:r w:rsidDel="00000000" w:rsidR="00000000" w:rsidRPr="00000000">
        <w:rPr>
          <w:rtl w:val="0"/>
        </w:rPr>
        <w:t xml:space="preserve">Mã kết nối: Nhập Mã kết nối AI</w:t>
      </w:r>
    </w:p>
    <w:p w:rsidR="00000000" w:rsidDel="00000000" w:rsidP="00000000" w:rsidRDefault="00000000" w:rsidRPr="00000000" w14:paraId="000001A1">
      <w:pPr>
        <w:numPr>
          <w:ilvl w:val="0"/>
          <w:numId w:val="23"/>
        </w:numPr>
        <w:spacing w:after="0" w:afterAutospacing="0" w:before="0" w:beforeAutospacing="0" w:lineRule="auto"/>
        <w:ind w:left="1440" w:hanging="360"/>
        <w:rPr>
          <w:u w:val="none"/>
        </w:rPr>
      </w:pPr>
      <w:r w:rsidDel="00000000" w:rsidR="00000000" w:rsidRPr="00000000">
        <w:rPr>
          <w:rtl w:val="0"/>
        </w:rPr>
        <w:t xml:space="preserve">Prompt: Điền prompt vận hành AI</w:t>
      </w:r>
    </w:p>
    <w:p w:rsidR="00000000" w:rsidDel="00000000" w:rsidP="00000000" w:rsidRDefault="00000000" w:rsidRPr="00000000" w14:paraId="000001A2">
      <w:pPr>
        <w:numPr>
          <w:ilvl w:val="0"/>
          <w:numId w:val="23"/>
        </w:numPr>
        <w:spacing w:after="0" w:afterAutospacing="0" w:before="0" w:beforeAutospacing="0" w:lineRule="auto"/>
        <w:ind w:left="1440" w:hanging="360"/>
        <w:rPr>
          <w:u w:val="none"/>
        </w:rPr>
      </w:pPr>
      <w:r w:rsidDel="00000000" w:rsidR="00000000" w:rsidRPr="00000000">
        <w:rPr>
          <w:rtl w:val="0"/>
        </w:rPr>
        <w:t xml:space="preserve">Kho kiến thức: Tải lên hoặc nhập URL các tài liệu kiến thức</w:t>
      </w:r>
    </w:p>
    <w:p w:rsidR="00000000" w:rsidDel="00000000" w:rsidP="00000000" w:rsidRDefault="00000000" w:rsidRPr="00000000" w14:paraId="000001A3">
      <w:pPr>
        <w:numPr>
          <w:ilvl w:val="0"/>
          <w:numId w:val="23"/>
        </w:numPr>
        <w:spacing w:after="0" w:afterAutospacing="0" w:before="0" w:beforeAutospacing="0" w:lineRule="auto"/>
        <w:ind w:left="1440" w:hanging="360"/>
        <w:rPr>
          <w:u w:val="none"/>
        </w:rPr>
      </w:pPr>
      <w:r w:rsidDel="00000000" w:rsidR="00000000" w:rsidRPr="00000000">
        <w:rPr>
          <w:rtl w:val="0"/>
        </w:rPr>
        <w:t xml:space="preserve">Mức độ mở rộng: chọn mức độ AI trả lời các câu hỏi trực tiếp hay cung cấp thêm các thông tin bên lề.</w:t>
      </w:r>
    </w:p>
    <w:p w:rsidR="00000000" w:rsidDel="00000000" w:rsidP="00000000" w:rsidRDefault="00000000" w:rsidRPr="00000000" w14:paraId="000001A4">
      <w:pPr>
        <w:numPr>
          <w:ilvl w:val="0"/>
          <w:numId w:val="23"/>
        </w:numPr>
        <w:spacing w:before="0" w:beforeAutospacing="0" w:lineRule="auto"/>
        <w:ind w:left="1440" w:hanging="360"/>
        <w:rPr>
          <w:u w:val="none"/>
        </w:rPr>
      </w:pPr>
      <w:r w:rsidDel="00000000" w:rsidR="00000000" w:rsidRPr="00000000">
        <w:rPr>
          <w:rtl w:val="0"/>
        </w:rPr>
        <w:t xml:space="preserve">Cài đặt khác: Trường hợp từ chối trả lời: Chọn trường hợp AI từ chối trả lời. Khi các trường hợp này được kích hoạt, sẽ sinh event và tự động chuyển cuộc hội thoại đến người dùng để xử lý. </w:t>
      </w:r>
    </w:p>
    <w:p w:rsidR="00000000" w:rsidDel="00000000" w:rsidP="00000000" w:rsidRDefault="00000000" w:rsidRPr="00000000" w14:paraId="000001A5">
      <w:pPr>
        <w:spacing w:before="80" w:lineRule="auto"/>
        <w:ind w:left="720" w:firstLine="0"/>
        <w:rPr/>
      </w:pPr>
      <w:commentRangeStart w:id="2"/>
      <w:r w:rsidDel="00000000" w:rsidR="00000000" w:rsidRPr="00000000">
        <w:rPr>
          <w:rtl w:val="0"/>
        </w:rPr>
        <w:t xml:space="preserve">Lưu tất cả các thiết lập ở bước này để hệ thống nhận diện AI và đưa AI vào sử dụng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6">
      <w:pPr>
        <w:spacing w:before="80" w:lineRule="auto"/>
        <w:ind w:left="720" w:firstLine="0"/>
        <w:rPr>
          <w:b w:val="1"/>
          <w:bCs w:val="1"/>
        </w:rPr>
      </w:pPr>
      <w:r w:rsidDel="00000000" w:rsidR="00000000" w:rsidRPr="00000000">
        <w:rPr>
          <w:rtl w:val="0"/>
        </w:rPr>
        <w:t xml:space="preserve">Đồng thời thông tin về AI sẽ xuất hiện ở </w:t>
      </w:r>
      <w:r w:rsidDel="00000000" w:rsidR="00000000" w:rsidRPr="00000000">
        <w:rPr>
          <w:b w:val="1"/>
          <w:bCs w:val="1"/>
          <w:rtl w:val="0"/>
        </w:rPr>
        <w:t xml:space="preserve">Bảng danh sách AI</w:t>
      </w:r>
      <w:r w:rsidDel="00000000" w:rsidR="00000000" w:rsidRPr="00000000">
        <w:rPr>
          <w:rtl w:val="0"/>
        </w:rPr>
        <w:t xml:space="preserve"> trong giao diện </w:t>
      </w:r>
      <w:r w:rsidDel="00000000" w:rsidR="00000000" w:rsidRPr="00000000">
        <w:rPr>
          <w:b w:val="1"/>
          <w:bCs w:val="1"/>
          <w:rtl w:val="0"/>
        </w:rPr>
        <w:t xml:space="preserve">Quản lý AI</w:t>
      </w:r>
    </w:p>
    <w:p w:rsidR="00000000" w:rsidDel="00000000" w:rsidP="00000000" w:rsidRDefault="00000000" w:rsidRPr="00000000" w14:paraId="000001A7">
      <w:pPr>
        <w:spacing w:before="80" w:lineRule="auto"/>
        <w:ind w:left="40" w:firstLine="0"/>
        <w:rPr/>
      </w:pPr>
      <w:r w:rsidDel="00000000" w:rsidR="00000000" w:rsidRPr="00000000">
        <w:rPr>
          <w:rtl w:val="0"/>
        </w:rPr>
      </w:r>
    </w:p>
    <w:p w:rsidR="00000000" w:rsidDel="00000000" w:rsidP="00000000" w:rsidRDefault="00000000" w:rsidRPr="00000000" w14:paraId="000001A8">
      <w:pPr>
        <w:rPr>
          <w:b w:val="1"/>
          <w:bCs w:val="1"/>
          <w:u w:val="single"/>
        </w:rPr>
      </w:pPr>
      <w:r w:rsidDel="00000000" w:rsidR="00000000" w:rsidRPr="00000000">
        <w:rPr>
          <w:b w:val="1"/>
          <w:bCs w:val="1"/>
          <w:u w:val="single"/>
          <w:rtl w:val="0"/>
        </w:rPr>
        <w:t xml:space="preserve">Các bước của hệ thống:</w:t>
      </w:r>
    </w:p>
    <w:p w:rsidR="00000000" w:rsidDel="00000000" w:rsidP="00000000" w:rsidRDefault="00000000" w:rsidRPr="00000000" w14:paraId="000001A9">
      <w:pPr>
        <w:numPr>
          <w:ilvl w:val="0"/>
          <w:numId w:val="48"/>
        </w:numPr>
        <w:ind w:left="720" w:hanging="360"/>
        <w:rPr>
          <w:u w:val="none"/>
        </w:rPr>
      </w:pPr>
      <w:r w:rsidDel="00000000" w:rsidR="00000000" w:rsidRPr="00000000">
        <w:rPr>
          <w:rtl w:val="0"/>
        </w:rPr>
        <w:t xml:space="preserve">Bước 1: Mở các giao diện và cho phép thiết lập thêm mới AI</w:t>
      </w:r>
    </w:p>
    <w:p w:rsidR="00000000" w:rsidDel="00000000" w:rsidP="00000000" w:rsidRDefault="00000000" w:rsidRPr="00000000" w14:paraId="000001AA">
      <w:pPr>
        <w:numPr>
          <w:ilvl w:val="0"/>
          <w:numId w:val="48"/>
        </w:numPr>
        <w:ind w:left="720" w:hanging="360"/>
        <w:rPr>
          <w:u w:val="none"/>
        </w:rPr>
      </w:pPr>
      <w:r w:rsidDel="00000000" w:rsidR="00000000" w:rsidRPr="00000000">
        <w:rPr>
          <w:rtl w:val="0"/>
        </w:rPr>
        <w:t xml:space="preserve">Bước 2: Lưu các thiết lập</w:t>
      </w:r>
    </w:p>
    <w:p w:rsidR="00000000" w:rsidDel="00000000" w:rsidP="00000000" w:rsidRDefault="00000000" w:rsidRPr="00000000" w14:paraId="000001AB">
      <w:pPr>
        <w:numPr>
          <w:ilvl w:val="0"/>
          <w:numId w:val="48"/>
        </w:numPr>
        <w:ind w:left="720" w:hanging="360"/>
        <w:rPr>
          <w:u w:val="none"/>
        </w:rPr>
      </w:pPr>
      <w:r w:rsidDel="00000000" w:rsidR="00000000" w:rsidRPr="00000000">
        <w:rPr>
          <w:rtl w:val="0"/>
        </w:rPr>
        <w:t xml:space="preserve">Bước 3: Call API kết nối đến AI </w:t>
      </w:r>
    </w:p>
    <w:p w:rsidR="00000000" w:rsidDel="00000000" w:rsidP="00000000" w:rsidRDefault="00000000" w:rsidRPr="00000000" w14:paraId="000001AC">
      <w:pPr>
        <w:numPr>
          <w:ilvl w:val="0"/>
          <w:numId w:val="35"/>
        </w:numPr>
        <w:ind w:left="1440" w:hanging="360"/>
        <w:rPr>
          <w:u w:val="none"/>
        </w:rPr>
      </w:pPr>
      <w:r w:rsidDel="00000000" w:rsidR="00000000" w:rsidRPr="00000000">
        <w:rPr>
          <w:rtl w:val="0"/>
        </w:rPr>
        <w:t xml:space="preserve">Thành công: Lưu vào hệ thống và hiển thị AI vừa được thiết lập mới ở </w:t>
      </w:r>
      <w:r w:rsidDel="00000000" w:rsidR="00000000" w:rsidRPr="00000000">
        <w:rPr>
          <w:b w:val="1"/>
          <w:bCs w:val="1"/>
          <w:rtl w:val="0"/>
        </w:rPr>
        <w:t xml:space="preserve">Bảng danh sách AI</w:t>
      </w:r>
      <w:r w:rsidDel="00000000" w:rsidR="00000000" w:rsidRPr="00000000">
        <w:rPr>
          <w:rtl w:val="0"/>
        </w:rPr>
        <w:t xml:space="preserve"> trong giao diện </w:t>
      </w:r>
      <w:r w:rsidDel="00000000" w:rsidR="00000000" w:rsidRPr="00000000">
        <w:rPr>
          <w:b w:val="1"/>
          <w:bCs w:val="1"/>
          <w:rtl w:val="0"/>
        </w:rPr>
        <w:t xml:space="preserve">Quản lý AI</w:t>
      </w:r>
    </w:p>
    <w:p w:rsidR="00000000" w:rsidDel="00000000" w:rsidP="00000000" w:rsidRDefault="00000000" w:rsidRPr="00000000" w14:paraId="000001AD">
      <w:pPr>
        <w:numPr>
          <w:ilvl w:val="0"/>
          <w:numId w:val="35"/>
        </w:numPr>
        <w:ind w:left="1440" w:hanging="360"/>
        <w:rPr>
          <w:u w:val="none"/>
        </w:rPr>
      </w:pPr>
      <w:r w:rsidDel="00000000" w:rsidR="00000000" w:rsidRPr="00000000">
        <w:rPr>
          <w:rtl w:val="0"/>
        </w:rPr>
        <w:t xml:space="preserve">Thất bại: Hiển thị thông báo lỗi, đồng thời quay lại giao diện </w:t>
      </w:r>
      <w:r w:rsidDel="00000000" w:rsidR="00000000" w:rsidRPr="00000000">
        <w:rPr>
          <w:b w:val="1"/>
          <w:bCs w:val="1"/>
          <w:rtl w:val="0"/>
        </w:rPr>
        <w:t xml:space="preserve">Thiết lập</w:t>
      </w:r>
      <w:r w:rsidDel="00000000" w:rsidR="00000000" w:rsidRPr="00000000">
        <w:rPr>
          <w:rtl w:val="0"/>
        </w:rPr>
        <w:t xml:space="preserve"> để người dùng kiểm tra lại các thông tin thiết lập. </w:t>
      </w:r>
    </w:p>
    <w:p w:rsidR="00000000" w:rsidDel="00000000" w:rsidP="00000000" w:rsidRDefault="00000000" w:rsidRPr="00000000" w14:paraId="000001AE">
      <w:pPr>
        <w:ind w:left="1440" w:firstLine="0"/>
        <w:rPr>
          <w:i w:val="1"/>
          <w:iCs w:val="1"/>
        </w:rPr>
      </w:pPr>
      <w:r w:rsidDel="00000000" w:rsidR="00000000" w:rsidRPr="00000000">
        <w:rPr>
          <w:i w:val="1"/>
          <w:iCs w:val="1"/>
          <w:rtl w:val="0"/>
        </w:rPr>
        <w:t xml:space="preserve">Thông báo lỗi sẽ được mô tả ở phần các trường thông tin và ràng buộc.</w:t>
      </w:r>
    </w:p>
    <w:p w:rsidR="00000000" w:rsidDel="00000000" w:rsidP="00000000" w:rsidRDefault="00000000" w:rsidRPr="00000000" w14:paraId="000001AF">
      <w:pPr>
        <w:ind w:left="1440" w:firstLine="0"/>
        <w:rPr>
          <w:i w:val="1"/>
          <w:iCs w:val="1"/>
        </w:rPr>
      </w:pPr>
      <w:r w:rsidDel="00000000" w:rsidR="00000000" w:rsidRPr="00000000">
        <w:rPr>
          <w:rtl w:val="0"/>
        </w:rPr>
      </w:r>
    </w:p>
    <w:p w:rsidR="00000000" w:rsidDel="00000000" w:rsidP="00000000" w:rsidRDefault="00000000" w:rsidRPr="00000000" w14:paraId="000001B0">
      <w:pPr>
        <w:ind w:left="0" w:firstLine="0"/>
        <w:rPr>
          <w:i w:val="1"/>
          <w:iCs w:val="1"/>
        </w:rPr>
      </w:pPr>
      <w:r w:rsidDel="00000000" w:rsidR="00000000" w:rsidRPr="00000000">
        <w:rPr>
          <w:rtl w:val="0"/>
        </w:rPr>
      </w:r>
    </w:p>
    <w:p w:rsidR="00000000" w:rsidDel="00000000" w:rsidP="00000000" w:rsidRDefault="00000000" w:rsidRPr="00000000" w14:paraId="000001B1">
      <w:pPr>
        <w:pStyle w:val="Heading3"/>
        <w:rPr/>
      </w:pPr>
      <w:bookmarkStart w:colFirst="0" w:colLast="0" w:name="_eci4r7yw81cp" w:id="13"/>
      <w:bookmarkEnd w:id="13"/>
      <w:r w:rsidDel="00000000" w:rsidR="00000000" w:rsidRPr="00000000">
        <w:rPr>
          <w:rtl w:val="0"/>
        </w:rPr>
        <w:t xml:space="preserve">2.3 Wireframe</w:t>
      </w:r>
    </w:p>
    <w:p w:rsidR="00000000" w:rsidDel="00000000" w:rsidP="00000000" w:rsidRDefault="00000000" w:rsidRPr="00000000" w14:paraId="000001B2">
      <w:pPr>
        <w:rPr>
          <w:i w:val="1"/>
          <w:iCs w:val="1"/>
        </w:rPr>
      </w:pPr>
      <w:r w:rsidDel="00000000" w:rsidR="00000000" w:rsidRPr="00000000">
        <w:rPr>
          <w:i w:val="1"/>
          <w:iCs w:val="1"/>
          <w:rtl w:val="0"/>
        </w:rPr>
        <w:t xml:space="preserve">Lưu ý: Wireframe minh họa các trường dữ liệu và các ô dữ liệu, không đóng vai trò quyết định thiết kế giao diện thực sự. Thiết kế vẫn theo mẫu template hiện có trên server Product.</w:t>
      </w:r>
    </w:p>
    <w:p w:rsidR="00000000" w:rsidDel="00000000" w:rsidP="00000000" w:rsidRDefault="00000000" w:rsidRPr="00000000" w14:paraId="000001B3">
      <w:pPr>
        <w:rPr/>
      </w:pPr>
      <w:r w:rsidDel="00000000" w:rsidR="00000000" w:rsidRPr="00000000">
        <w:rPr/>
        <w:drawing>
          <wp:inline distB="114300" distT="114300" distL="114300" distR="114300">
            <wp:extent cx="5731200" cy="61849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Wireframe Thiết lập AI &gt; Chọn model AI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drawing>
          <wp:inline distB="114300" distT="114300" distL="114300" distR="114300">
            <wp:extent cx="5731200" cy="31242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drawing>
          <wp:inline distB="114300" distT="114300" distL="114300" distR="114300">
            <wp:extent cx="5731200" cy="3149600"/>
            <wp:effectExtent b="0" l="0" r="0" t="0"/>
            <wp:docPr id="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14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Wireframe Thiết lập AI &gt; chọn kiến thức</w:t>
      </w:r>
    </w:p>
    <w:p w:rsidR="00000000" w:rsidDel="00000000" w:rsidP="00000000" w:rsidRDefault="00000000" w:rsidRPr="00000000" w14:paraId="000001BA">
      <w:pPr>
        <w:rPr/>
      </w:pPr>
      <w:r w:rsidDel="00000000" w:rsidR="00000000" w:rsidRPr="00000000">
        <w:rPr/>
        <w:drawing>
          <wp:inline distB="114300" distT="114300" distL="114300" distR="114300">
            <wp:extent cx="5731200" cy="6172200"/>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6172200"/>
                    </a:xfrm>
                    <a:prstGeom prst="rect"/>
                    <a:ln/>
                  </pic:spPr>
                </pic:pic>
              </a:graphicData>
            </a:graphic>
          </wp:inline>
        </w:drawing>
      </w:r>
      <w:ins w:author="Phương Anh Nguyễn" w:id="0" w:date="2026-01-30T04:09:59Z">
        <w:r w:rsidDel="00000000" w:rsidR="00000000" w:rsidRPr="00000000">
          <w:rPr>
            <w:rtl w:val="0"/>
          </w:rPr>
          <w:t xml:space="preserve">=</w:t>
        </w:r>
      </w:ins>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4"/>
        <w:rPr/>
      </w:pPr>
      <w:bookmarkStart w:colFirst="0" w:colLast="0" w:name="_ta0j0mwln0fg" w:id="14"/>
      <w:bookmarkEnd w:id="14"/>
      <w:r w:rsidDel="00000000" w:rsidR="00000000" w:rsidRPr="00000000">
        <w:rPr>
          <w:rtl w:val="0"/>
        </w:rPr>
        <w:t xml:space="preserve">Mô tả trường dữ liệu Thiết lập AI:</w:t>
      </w:r>
    </w:p>
    <w:tbl>
      <w:tblPr>
        <w:tblStyle w:val="Table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9.794564545517"/>
        <w:gridCol w:w="1088.2479607955624"/>
        <w:gridCol w:w="1935.6921175001921"/>
        <w:gridCol w:w="1852.336954545638"/>
        <w:gridCol w:w="3519.4402136367125"/>
        <w:tblGridChange w:id="0">
          <w:tblGrid>
            <w:gridCol w:w="629.794564545517"/>
            <w:gridCol w:w="1088.2479607955624"/>
            <w:gridCol w:w="1935.6921175001921"/>
            <w:gridCol w:w="1852.336954545638"/>
            <w:gridCol w:w="3519.44021363671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Ràng buộc / Quy tắc</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Đặt tên cho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 Không để trống - Độ dài tối thiểu: 1 ký tự - Độ dài tối đa: 255 ký tự</w:t>
            </w:r>
          </w:p>
          <w:p w:rsidR="00000000" w:rsidDel="00000000" w:rsidP="00000000" w:rsidRDefault="00000000" w:rsidRPr="00000000" w14:paraId="000001C7">
            <w:pPr>
              <w:rPr/>
            </w:pPr>
            <w:r w:rsidDel="00000000" w:rsidR="00000000" w:rsidRPr="00000000">
              <w:rPr>
                <w:rtl w:val="0"/>
              </w:rPr>
              <w:t xml:space="preserve">- Không chứa ký tự đặc biệt không hợp lệ ( . , ; : “ ‘ { [ ] } = - ) ( * ! @ # $ % ^ &amp; ~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Mô tả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Nhập mô tả mục đích, mục tiêu, hoặc ghi chú về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 Có thể để trống </w:t>
            </w:r>
          </w:p>
          <w:p w:rsidR="00000000" w:rsidDel="00000000" w:rsidP="00000000" w:rsidRDefault="00000000" w:rsidRPr="00000000" w14:paraId="000001CD">
            <w:pPr>
              <w:rPr/>
            </w:pPr>
            <w:r w:rsidDel="00000000" w:rsidR="00000000" w:rsidRPr="00000000">
              <w:rPr>
                <w:rtl w:val="0"/>
              </w:rPr>
              <w:t xml:space="preserve">- Độ dài tối đa 2000 ký tự</w:t>
            </w:r>
          </w:p>
        </w:tc>
      </w:tr>
      <w:tr>
        <w:trPr>
          <w:cantSplit w:val="0"/>
          <w:trHeight w:val="107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2. </w:t>
            </w:r>
            <w:commentRangeStart w:id="3"/>
            <w:r w:rsidDel="00000000" w:rsidR="00000000" w:rsidRPr="00000000">
              <w:rPr>
                <w:rtl w:val="0"/>
              </w:rPr>
              <w:t xml:space="preserve">Model</w:t>
            </w:r>
          </w:p>
          <w:p w:rsidR="00000000" w:rsidDel="00000000" w:rsidP="00000000" w:rsidRDefault="00000000" w:rsidRPr="00000000" w14:paraId="000001CF">
            <w:pPr>
              <w:rPr/>
            </w:pPr>
            <w:commentRangeEnd w:id="3"/>
            <w:r w:rsidDel="00000000" w:rsidR="00000000" w:rsidRPr="00000000">
              <w:commentReference w:id="3"/>
            </w:r>
            <w:r w:rsidDel="00000000" w:rsidR="00000000" w:rsidRPr="00000000">
              <w:rPr>
                <w:rtl w:val="0"/>
              </w:rPr>
              <w:t xml:space="preserve">Trường bắt buộc, không được để trống.</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Bao gồm 2 trường dữ liệu phụ thuộc đều không thể bỏ trống.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Chọn nhà cung cấp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Danh sách các nhà cung cấp AI khả dụng có thể tích hợp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ind w:left="0" w:firstLine="0"/>
              <w:rPr/>
            </w:pPr>
            <w:r w:rsidDel="00000000" w:rsidR="00000000" w:rsidRPr="00000000">
              <w:rPr>
                <w:rtl w:val="0"/>
              </w:rPr>
              <w:t xml:space="preserve">- Chỉ được chọn 1 nhà cung cấp</w:t>
            </w:r>
          </w:p>
          <w:p w:rsidR="00000000" w:rsidDel="00000000" w:rsidP="00000000" w:rsidRDefault="00000000" w:rsidRPr="00000000" w14:paraId="000001DB">
            <w:pPr>
              <w:ind w:left="0" w:firstLine="0"/>
              <w:rPr/>
            </w:pPr>
            <w:r w:rsidDel="00000000" w:rsidR="00000000" w:rsidRPr="00000000">
              <w:rPr>
                <w:rtl w:val="0"/>
              </w:rPr>
              <w:t xml:space="preserve">- Bắt buộc không được trống.</w:t>
            </w:r>
          </w:p>
          <w:p w:rsidR="00000000" w:rsidDel="00000000" w:rsidP="00000000" w:rsidRDefault="00000000" w:rsidRPr="00000000" w14:paraId="000001DC">
            <w:pPr>
              <w:ind w:left="0" w:firstLine="0"/>
              <w:rPr/>
            </w:pPr>
            <w:r w:rsidDel="00000000" w:rsidR="00000000" w:rsidRPr="00000000">
              <w:rPr>
                <w:rtl w:val="0"/>
              </w:rPr>
              <w:t xml:space="preserve">- Nếu để trống, khi lưu, hệ thống hiện thông báo dưới trường dữ liệu “Bạn chưa chọn nhà cung cấp AIl”</w:t>
            </w:r>
          </w:p>
          <w:p w:rsidR="00000000" w:rsidDel="00000000" w:rsidP="00000000" w:rsidRDefault="00000000" w:rsidRPr="00000000" w14:paraId="000001DD">
            <w:pPr>
              <w:ind w:left="0" w:firstLine="0"/>
              <w:rPr/>
            </w:pPr>
            <w:r w:rsidDel="00000000" w:rsidR="00000000" w:rsidRPr="00000000">
              <w:rPr>
                <w:rtl w:val="0"/>
              </w:rPr>
              <w:t xml:space="preserve">- Có scroll nếu danh sách dài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Chọn Model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Danh sách các model AI khả dụng có thể tích hợp vào hệ thống do nhà cung cấp đã chọn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 Chỉ khả dụng sau khi đã hoàn thành trường “Chọn nhà cung cấp AI” </w:t>
            </w:r>
          </w:p>
          <w:p w:rsidR="00000000" w:rsidDel="00000000" w:rsidP="00000000" w:rsidRDefault="00000000" w:rsidRPr="00000000" w14:paraId="000001E3">
            <w:pPr>
              <w:rPr/>
            </w:pPr>
            <w:r w:rsidDel="00000000" w:rsidR="00000000" w:rsidRPr="00000000">
              <w:rPr>
                <w:rtl w:val="0"/>
              </w:rPr>
              <w:t xml:space="preserve">- Chỉ được chọn 1 model AI</w:t>
            </w:r>
          </w:p>
          <w:p w:rsidR="00000000" w:rsidDel="00000000" w:rsidP="00000000" w:rsidRDefault="00000000" w:rsidRPr="00000000" w14:paraId="000001E4">
            <w:pPr>
              <w:rPr/>
            </w:pPr>
            <w:r w:rsidDel="00000000" w:rsidR="00000000" w:rsidRPr="00000000">
              <w:rPr>
                <w:rtl w:val="0"/>
              </w:rPr>
              <w:t xml:space="preserve">- Bắt buộc không được trống.</w:t>
            </w:r>
          </w:p>
          <w:p w:rsidR="00000000" w:rsidDel="00000000" w:rsidP="00000000" w:rsidRDefault="00000000" w:rsidRPr="00000000" w14:paraId="000001E5">
            <w:pPr>
              <w:rPr/>
            </w:pPr>
            <w:r w:rsidDel="00000000" w:rsidR="00000000" w:rsidRPr="00000000">
              <w:rPr>
                <w:rtl w:val="0"/>
              </w:rPr>
              <w:t xml:space="preserve">- Nếu để trống, khi lưu, hệ thống hiện thông báo dưới trường dữ liệu “Bạn chưa chọn Model AI”</w:t>
            </w:r>
          </w:p>
          <w:p w:rsidR="00000000" w:rsidDel="00000000" w:rsidP="00000000" w:rsidRDefault="00000000" w:rsidRPr="00000000" w14:paraId="000001E6">
            <w:pPr>
              <w:rPr>
                <w:b w:val="1"/>
                <w:bCs w:val="1"/>
              </w:rPr>
            </w:pPr>
            <w:r w:rsidDel="00000000" w:rsidR="00000000" w:rsidRPr="00000000">
              <w:rPr>
                <w:rtl w:val="0"/>
              </w:rPr>
              <w:t xml:space="preserve">- Có scroll nếu danh sách dài.</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Mã kết nối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Mã mã kết nối để xác thực kết nối AI.</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Giai đoạn 1: là mã kết nối với AI</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Giai đoạn 2 có thể cải tiến kết nối bằng giao thức </w:t>
            </w:r>
            <w:r w:rsidDel="00000000" w:rsidR="00000000" w:rsidRPr="00000000">
              <w:rPr>
                <w:b w:val="1"/>
                <w:bCs w:val="1"/>
                <w:rtl w:val="0"/>
              </w:rPr>
              <w:t xml:space="preserve">OAuth2</w:t>
            </w:r>
            <w:r w:rsidDel="00000000" w:rsidR="00000000" w:rsidRPr="00000000">
              <w:rPr>
                <w:rtl w:val="0"/>
              </w:rPr>
              <w:t xml:space="preserve"> hoặc </w:t>
            </w:r>
            <w:r w:rsidDel="00000000" w:rsidR="00000000" w:rsidRPr="00000000">
              <w:rPr>
                <w:b w:val="1"/>
                <w:bCs w:val="1"/>
                <w:rtl w:val="0"/>
              </w:rPr>
              <w:t xml:space="preserve">SSO</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 Bắt buộc nhập, không để trống.</w:t>
            </w:r>
          </w:p>
          <w:p w:rsidR="00000000" w:rsidDel="00000000" w:rsidP="00000000" w:rsidRDefault="00000000" w:rsidRPr="00000000" w14:paraId="000001F1">
            <w:pPr>
              <w:rPr>
                <w:color w:val="cc0000"/>
              </w:rPr>
            </w:pPr>
            <w:r w:rsidDel="00000000" w:rsidR="00000000" w:rsidRPr="00000000">
              <w:rPr>
                <w:rtl w:val="0"/>
              </w:rPr>
              <w:t xml:space="preserve">- Nhập hợp lệ API key - mã kết nối do nhà cung cấp cung cấp. Nếu sai, hệ thống từ chối lưu và hiện cảnh báo dưới trường “</w:t>
            </w:r>
            <w:r w:rsidDel="00000000" w:rsidR="00000000" w:rsidRPr="00000000">
              <w:rPr>
                <w:b w:val="1"/>
                <w:bCs w:val="1"/>
                <w:rtl w:val="0"/>
              </w:rPr>
              <w:t xml:space="preserve">Mã kết nối</w:t>
            </w:r>
            <w:r w:rsidDel="00000000" w:rsidR="00000000" w:rsidRPr="00000000">
              <w:rPr>
                <w:rtl w:val="0"/>
              </w:rPr>
              <w:t xml:space="preserve">”: </w:t>
            </w:r>
            <w:r w:rsidDel="00000000" w:rsidR="00000000" w:rsidRPr="00000000">
              <w:rPr>
                <w:color w:val="cc0000"/>
                <w:rtl w:val="0"/>
              </w:rPr>
              <w:t xml:space="preserve">Mã kết nối không hợp lệ</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color w:val="cc0000"/>
              </w:rPr>
            </w:pPr>
            <w:commentRangeStart w:id="6"/>
            <w:r w:rsidDel="00000000" w:rsidR="00000000" w:rsidRPr="00000000">
              <w:rPr>
                <w:rtl w:val="0"/>
              </w:rPr>
              <w:t xml:space="preserve">- Không được nhập trùng nếu chọn cùng model AI. Nếu trùng, hệ thống từ chối lưu và hiện cảnh báo dưới trường “</w:t>
            </w:r>
            <w:r w:rsidDel="00000000" w:rsidR="00000000" w:rsidRPr="00000000">
              <w:rPr>
                <w:b w:val="1"/>
                <w:bCs w:val="1"/>
                <w:rtl w:val="0"/>
              </w:rPr>
              <w:t xml:space="preserve">Mã kết nối</w:t>
            </w:r>
            <w:r w:rsidDel="00000000" w:rsidR="00000000" w:rsidRPr="00000000">
              <w:rPr>
                <w:rtl w:val="0"/>
              </w:rPr>
              <w:t xml:space="preserve">”: </w:t>
            </w:r>
            <w:r w:rsidDel="00000000" w:rsidR="00000000" w:rsidRPr="00000000">
              <w:rPr>
                <w:color w:val="cc0000"/>
                <w:rtl w:val="0"/>
              </w:rPr>
              <w:t xml:space="preserve">Mã kết nối đến model bạn chọn đã tồn tại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Prompt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Nội dung hướng dẫn chi tiết hành vi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Bắt buộc nhập</w:t>
            </w:r>
            <w:r w:rsidDel="00000000" w:rsidR="00000000" w:rsidRPr="00000000">
              <w:rPr>
                <w:rtl w:val="0"/>
              </w:rPr>
              <w:t xml:space="preserve">, độ dài khuyến nghị ≤ 2000 ký tự. Không chứa Script hoặc mã độc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Kho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Tập tài liệu, dữ liệu huấn luyện bổ sung cho AI.</w:t>
            </w:r>
          </w:p>
          <w:p w:rsidR="00000000" w:rsidDel="00000000" w:rsidP="00000000" w:rsidRDefault="00000000" w:rsidRPr="00000000" w14:paraId="000001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Tùy chọn</w:t>
            </w:r>
            <w:r w:rsidDel="00000000" w:rsidR="00000000" w:rsidRPr="00000000">
              <w:rPr>
                <w:rtl w:val="0"/>
              </w:rPr>
              <w:t xml:space="preserve">, người dùng có thể chọn tài liệu hoặc nhóm tài liệu từ tính năng </w:t>
            </w:r>
            <w:r w:rsidDel="00000000" w:rsidR="00000000" w:rsidRPr="00000000">
              <w:rPr>
                <w:b w:val="1"/>
                <w:bCs w:val="1"/>
                <w:rtl w:val="0"/>
              </w:rPr>
              <w:t xml:space="preserve">Kho kiến thức</w:t>
            </w: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Khi hoàn tất lựa chọn tài liệu cần đưa cho AI, tài liệu đó sẽ được đẩy vào </w:t>
            </w:r>
            <w:r w:rsidDel="00000000" w:rsidR="00000000" w:rsidRPr="00000000">
              <w:rPr>
                <w:b w:val="1"/>
                <w:bCs w:val="1"/>
                <w:rtl w:val="0"/>
              </w:rPr>
              <w:t xml:space="preserve">Danh sách tài liệu của AI đó</w:t>
            </w:r>
            <w:r w:rsidDel="00000000" w:rsidR="00000000" w:rsidRPr="00000000">
              <w:rPr>
                <w:rtl w:val="0"/>
              </w:rPr>
              <w:t xml:space="preserve">. </w:t>
            </w:r>
          </w:p>
        </w:tc>
      </w:tr>
      <w:tr>
        <w:trPr>
          <w:cantSplit w:val="0"/>
          <w:trHeight w:val="75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6. Danh sách tài liệu bao gồm:</w:t>
            </w:r>
          </w:p>
          <w:p w:rsidR="00000000" w:rsidDel="00000000" w:rsidP="00000000" w:rsidRDefault="00000000" w:rsidRPr="00000000" w14:paraId="00000202">
            <w:pPr>
              <w:rPr/>
            </w:pPr>
            <w:r w:rsidDel="00000000" w:rsidR="00000000" w:rsidRPr="00000000">
              <w:rPr>
                <w:rtl w:val="0"/>
              </w:rPr>
              <w:t xml:space="preserve">Ràng buộc giới hạn tài liệu: </w:t>
            </w:r>
          </w:p>
          <w:p w:rsidR="00000000" w:rsidDel="00000000" w:rsidP="00000000" w:rsidRDefault="00000000" w:rsidRPr="00000000" w14:paraId="00000203">
            <w:pPr>
              <w:rPr/>
            </w:pPr>
            <w:r w:rsidDel="00000000" w:rsidR="00000000" w:rsidRPr="00000000">
              <w:rPr>
                <w:rtl w:val="0"/>
              </w:rPr>
              <w:t xml:space="preserve">Thử 2 options: </w:t>
            </w:r>
          </w:p>
          <w:p w:rsidR="00000000" w:rsidDel="00000000" w:rsidP="00000000" w:rsidRDefault="00000000" w:rsidRPr="00000000" w14:paraId="00000204">
            <w:pPr>
              <w:numPr>
                <w:ilvl w:val="0"/>
                <w:numId w:val="13"/>
              </w:numPr>
              <w:ind w:left="141.73228346456688" w:hanging="150"/>
              <w:rPr>
                <w:u w:val="none"/>
              </w:rPr>
            </w:pPr>
            <w:r w:rsidDel="00000000" w:rsidR="00000000" w:rsidRPr="00000000">
              <w:rPr>
                <w:rtl w:val="0"/>
              </w:rPr>
              <w:t xml:space="preserve">1. Số tài liệu trong kho kiến thức không vượt quá 10 tài liệu, mỗi tài liệu không quá 20MB</w:t>
            </w:r>
          </w:p>
          <w:p w:rsidR="00000000" w:rsidDel="00000000" w:rsidP="00000000" w:rsidRDefault="00000000" w:rsidRPr="00000000" w14:paraId="00000205">
            <w:pPr>
              <w:numPr>
                <w:ilvl w:val="0"/>
                <w:numId w:val="13"/>
              </w:numPr>
              <w:ind w:left="141.73228346456688" w:hanging="150"/>
              <w:rPr>
                <w:u w:val="none"/>
              </w:rPr>
            </w:pPr>
            <w:r w:rsidDel="00000000" w:rsidR="00000000" w:rsidRPr="00000000">
              <w:rPr>
                <w:rtl w:val="0"/>
              </w:rPr>
              <w:t xml:space="preserve">2. Số tài liệu trong kho kiến thức không vượt quá 50 tài liệu, mỗi tài liệu không quá 20MB</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Tên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Tên hiển thị của tài liệu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b w:val="1"/>
                <w:bCs w:val="1"/>
                <w:rtl w:val="0"/>
              </w:rPr>
              <w:t xml:space="preserve">Bắt buộc</w:t>
            </w:r>
            <w:r w:rsidDel="00000000" w:rsidR="00000000" w:rsidRPr="00000000">
              <w:rPr>
                <w:rtl w:val="0"/>
              </w:rPr>
              <w:t xml:space="preserve">, không được trùng trong cùng 1 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Loại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ENUM (Word, Excel, PDF,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Định dạng loại file/nguồn tài liệu</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Nếu là file, không quá 20Mb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b w:val="1"/>
                <w:bCs w:val="1"/>
                <w:rtl w:val="0"/>
              </w:rPr>
              <w:t xml:space="preserve">Bắt buộc</w:t>
            </w:r>
            <w:r w:rsidDel="00000000" w:rsidR="00000000" w:rsidRPr="00000000">
              <w:rPr>
                <w:rtl w:val="0"/>
              </w:rPr>
              <w:t xml:space="preserve">, chọn từ danh sách có sẵn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Ngày tạo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DATE (dd/MM/yyyy)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Ngày hệ thống ghi nhận file/link được thêm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b w:val="1"/>
                <w:bCs w:val="1"/>
                <w:rtl w:val="0"/>
              </w:rPr>
              <w:t xml:space="preserve">Tự động sinh</w:t>
            </w:r>
            <w:r w:rsidDel="00000000" w:rsidR="00000000" w:rsidRPr="00000000">
              <w:rPr>
                <w:rtl w:val="0"/>
              </w:rPr>
              <w:t xml:space="preserve">, không cho chỉnh sửa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Tên tài liệu dạng up 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Tên tài liệu (nếu loại là link và có tên). Khi nhấp chuột vào có thể mở link dẫn tới tài liệu đó.</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t xml:space="preserve">Nếu loại là link và không có tên thì hiện URL ở phần </w:t>
            </w:r>
            <w:r w:rsidDel="00000000" w:rsidR="00000000" w:rsidRPr="00000000">
              <w:rPr>
                <w:b w:val="1"/>
                <w:bCs w:val="1"/>
                <w:rtl w:val="0"/>
              </w:rPr>
              <w:t xml:space="preserve">Tên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bCs w:val="1"/>
                <w:rtl w:val="0"/>
              </w:rPr>
              <w:t xml:space="preserve">Bắt buộc nếu loại tài liệu = Link</w:t>
            </w:r>
            <w:r w:rsidDel="00000000" w:rsidR="00000000" w:rsidRPr="00000000">
              <w:rPr>
                <w:rtl w:val="0"/>
              </w:rPr>
              <w:t xml:space="preserve">, phải đúng định dạng URL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Mức độ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INT (0–100)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Tỷ lệ % mức mở rộng khả năng trả lời của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Mặc định = 20%</w:t>
            </w:r>
            <w:r w:rsidDel="00000000" w:rsidR="00000000" w:rsidRPr="00000000">
              <w:rPr>
                <w:rtl w:val="0"/>
              </w:rPr>
              <w:t xml:space="preserve">, giá trị trong khoảng từ </w:t>
            </w:r>
            <w:r w:rsidDel="00000000" w:rsidR="00000000" w:rsidRPr="00000000">
              <w:rPr>
                <w:rFonts w:ascii="Arial Unicode MS" w:cs="Arial Unicode MS" w:eastAsia="Arial Unicode MS" w:hAnsi="Arial Unicode MS"/>
                <w:b w:val="1"/>
                <w:bCs w:val="1"/>
                <w:rtl w:val="0"/>
              </w:rPr>
              <w:t xml:space="preserve">0 → 100</w:t>
            </w:r>
          </w:p>
          <w:p w:rsidR="00000000" w:rsidDel="00000000" w:rsidP="00000000" w:rsidRDefault="00000000" w:rsidRPr="00000000" w14:paraId="00000227">
            <w:pPr>
              <w:rPr/>
            </w:pPr>
            <w:r w:rsidDel="00000000" w:rsidR="00000000" w:rsidRPr="00000000">
              <w:rPr>
                <w:rtl w:val="0"/>
              </w:rPr>
              <w:t xml:space="preserve">Chọn theo các mốc được chia sẵn.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Cài đặt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BOOLEAN[] (multi-select)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Các tùy chọn bổ sung để AI xử lý tình huống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Option tiên quyết: “Kích hoạt trường hợp AI từ chối trả lời”</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Options con:</w:t>
            </w:r>
          </w:p>
          <w:p w:rsidR="00000000" w:rsidDel="00000000" w:rsidP="00000000" w:rsidRDefault="00000000" w:rsidRPr="00000000" w14:paraId="0000022F">
            <w:pPr>
              <w:rPr/>
            </w:pPr>
            <w:r w:rsidDel="00000000" w:rsidR="00000000" w:rsidRPr="00000000">
              <w:rPr>
                <w:rtl w:val="0"/>
              </w:rPr>
              <w:t xml:space="preserve">- Không tìm thấy thông tin chính xác </w:t>
            </w:r>
          </w:p>
          <w:p w:rsidR="00000000" w:rsidDel="00000000" w:rsidP="00000000" w:rsidRDefault="00000000" w:rsidRPr="00000000" w14:paraId="00000230">
            <w:pPr>
              <w:rPr/>
            </w:pPr>
            <w:r w:rsidDel="00000000" w:rsidR="00000000" w:rsidRPr="00000000">
              <w:rPr>
                <w:rtl w:val="0"/>
              </w:rPr>
              <w:t xml:space="preserve">- Phát hiện nội dung rủi ro/dữ liệu sai </w:t>
            </w:r>
          </w:p>
          <w:p w:rsidR="00000000" w:rsidDel="00000000" w:rsidP="00000000" w:rsidRDefault="00000000" w:rsidRPr="00000000" w14:paraId="00000231">
            <w:pPr>
              <w:rPr/>
            </w:pPr>
            <w:r w:rsidDel="00000000" w:rsidR="00000000" w:rsidRPr="00000000">
              <w:rPr>
                <w:rtl w:val="0"/>
              </w:rPr>
              <w:t xml:space="preserve">- Phát hiện khách hàng yêu cầu tư vấn sâu</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Nếu chọn option tiên quyết, mặc định hiển thị chọn hết tất cả options con. Người dùng nhấp chọn vào ô checkbox</w:t>
            </w:r>
            <w:r w:rsidDel="00000000" w:rsidR="00000000" w:rsidRPr="00000000">
              <w:rPr>
                <w:rtl w:val="0"/>
              </w:rPr>
              <w:t xml:space="preserve"> để loại các options họ thấy không cần thiết. Nếu loại bỏ hết tất cả ô checkbox, tự động chuyển trạng thái ô checkbox của option tiên quyết về trống.</w:t>
            </w:r>
          </w:p>
        </w:tc>
      </w:tr>
      <w:tr>
        <w:trPr>
          <w:cantSplit w:val="0"/>
          <w:trHeight w:val="2927.402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Nút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Hủy bỏ thao tác thiết lập và quay lại màn hình trước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Không lưu dữ liệu đã nhập.</w:t>
            </w:r>
          </w:p>
          <w:p w:rsidR="00000000" w:rsidDel="00000000" w:rsidP="00000000" w:rsidRDefault="00000000" w:rsidRPr="00000000" w14:paraId="00000239">
            <w:pPr>
              <w:spacing w:after="240" w:before="240" w:lineRule="auto"/>
              <w:ind w:left="0" w:firstLine="0"/>
              <w:rPr/>
            </w:pPr>
            <w:r w:rsidDel="00000000" w:rsidR="00000000" w:rsidRPr="00000000">
              <w:rPr>
                <w:rtl w:val="0"/>
              </w:rPr>
              <w:t xml:space="preserve">Hiện Popup cảnh báo: “Bạn chắc chắn muốn hủy? Mọi thiết lập cũ sẽ không được lưu”, nhấp chọn “</w:t>
            </w:r>
            <w:r w:rsidDel="00000000" w:rsidR="00000000" w:rsidRPr="00000000">
              <w:rPr>
                <w:b w:val="1"/>
                <w:bCs w:val="1"/>
                <w:rtl w:val="0"/>
              </w:rPr>
              <w:t xml:space="preserve">Xác nhận</w:t>
            </w:r>
            <w:r w:rsidDel="00000000" w:rsidR="00000000" w:rsidRPr="00000000">
              <w:rPr>
                <w:rtl w:val="0"/>
              </w:rPr>
              <w:t xml:space="preserve">” để xác nhận hủy, nhấp chọn “</w:t>
            </w:r>
            <w:r w:rsidDel="00000000" w:rsidR="00000000" w:rsidRPr="00000000">
              <w:rPr>
                <w:b w:val="1"/>
                <w:bCs w:val="1"/>
                <w:rtl w:val="0"/>
              </w:rPr>
              <w:t xml:space="preserve">Quay lại”</w:t>
            </w:r>
            <w:r w:rsidDel="00000000" w:rsidR="00000000" w:rsidRPr="00000000">
              <w:rPr>
                <w:rtl w:val="0"/>
              </w:rPr>
              <w:t xml:space="preserve"> để hủy bỏ thao tác </w:t>
            </w:r>
            <w:r w:rsidDel="00000000" w:rsidR="00000000" w:rsidRPr="00000000">
              <w:rPr>
                <w:b w:val="1"/>
                <w:bCs w:val="1"/>
                <w:rtl w:val="0"/>
              </w:rPr>
              <w:t xml:space="preserve">Hủy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Nút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Lưu cấu hình 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Bắt buộc kiểm tra hợp lệ dữ liệu</w:t>
            </w:r>
            <w:r w:rsidDel="00000000" w:rsidR="00000000" w:rsidRPr="00000000">
              <w:rPr>
                <w:rtl w:val="0"/>
              </w:rPr>
              <w:t xml:space="preserve"> trước khi lưu. </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u w:val="single"/>
          <w:rtl w:val="0"/>
        </w:rPr>
        <w:t xml:space="preserve">Ràng buộc hệ thống:</w:t>
      </w:r>
      <w:r w:rsidDel="00000000" w:rsidR="00000000" w:rsidRPr="00000000">
        <w:rPr>
          <w:rtl w:val="0"/>
        </w:rPr>
      </w:r>
    </w:p>
    <w:tbl>
      <w:tblPr>
        <w:tblStyle w:val="Table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9.776567852973"/>
        <w:gridCol w:w="7505.7352431706495"/>
        <w:tblGridChange w:id="0">
          <w:tblGrid>
            <w:gridCol w:w="1519.776567852973"/>
            <w:gridCol w:w="7505.735243170649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Nhóm ràng buộc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Mô tả chi tiết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b w:val="1"/>
                <w:bCs w:val="1"/>
                <w:rtl w:val="0"/>
              </w:rPr>
              <w:t xml:space="preserve">Xác thực &amp; 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 Trường </w:t>
            </w:r>
            <w:r w:rsidDel="00000000" w:rsidR="00000000" w:rsidRPr="00000000">
              <w:rPr>
                <w:b w:val="1"/>
                <w:bCs w:val="1"/>
                <w:rtl w:val="0"/>
              </w:rPr>
              <w:t xml:space="preserve">Mã kết nối AI</w:t>
            </w:r>
            <w:r w:rsidDel="00000000" w:rsidR="00000000" w:rsidRPr="00000000">
              <w:rPr>
                <w:rtl w:val="0"/>
              </w:rPr>
              <w:t xml:space="preserve"> bắt buộc hợp lệ để hệ thống có thể kết nối.- Không cho phép lưu nếu thiếu Mã kết nối hoặc Model.</w:t>
            </w:r>
          </w:p>
          <w:p w:rsidR="00000000" w:rsidDel="00000000" w:rsidP="00000000" w:rsidRDefault="00000000" w:rsidRPr="00000000" w14:paraId="00000245">
            <w:pPr>
              <w:rPr/>
            </w:pPr>
            <w:r w:rsidDel="00000000" w:rsidR="00000000" w:rsidRPr="00000000">
              <w:rPr>
                <w:rtl w:val="0"/>
              </w:rPr>
              <w:t xml:space="preserve">- Mã kết nối phải được mã hóa khi lưu trữ.</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b w:val="1"/>
                <w:bCs w:val="1"/>
                <w:rtl w:val="0"/>
              </w:rPr>
              <w:t xml:space="preserve">Toàn vẹn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 Không cho phép trùng lặp tên tài liệu trong danh sách.</w:t>
            </w:r>
          </w:p>
          <w:p w:rsidR="00000000" w:rsidDel="00000000" w:rsidP="00000000" w:rsidRDefault="00000000" w:rsidRPr="00000000" w14:paraId="00000248">
            <w:pPr>
              <w:rPr/>
            </w:pPr>
            <w:r w:rsidDel="00000000" w:rsidR="00000000" w:rsidRPr="00000000">
              <w:rPr>
                <w:rtl w:val="0"/>
              </w:rPr>
              <w:t xml:space="preserve">- Chỉ chấp nhận file đúng định dạng (Word, Excel, PDF) hoặc URL hợp lệ.</w:t>
            </w:r>
          </w:p>
          <w:p w:rsidR="00000000" w:rsidDel="00000000" w:rsidP="00000000" w:rsidRDefault="00000000" w:rsidRPr="00000000" w14:paraId="00000249">
            <w:pPr>
              <w:rPr/>
            </w:pPr>
            <w:r w:rsidDel="00000000" w:rsidR="00000000" w:rsidRPr="00000000">
              <w:rPr>
                <w:rtl w:val="0"/>
              </w:rPr>
              <w:t xml:space="preserve">- Nếu file tải lên hỏng hoặc URL không truy cập được → báo lỗi.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Quy tắc nhập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 Trường </w:t>
            </w:r>
            <w:r w:rsidDel="00000000" w:rsidR="00000000" w:rsidRPr="00000000">
              <w:rPr>
                <w:b w:val="1"/>
                <w:bCs w:val="1"/>
                <w:rtl w:val="0"/>
              </w:rPr>
              <w:t xml:space="preserve">Prompt</w:t>
            </w:r>
            <w:r w:rsidDel="00000000" w:rsidR="00000000" w:rsidRPr="00000000">
              <w:rPr>
                <w:rtl w:val="0"/>
              </w:rPr>
              <w:t xml:space="preserve"> phải nằm trong giới hạn ký tự, không được chứa mã HTML/script.</w:t>
            </w:r>
          </w:p>
          <w:p w:rsidR="00000000" w:rsidDel="00000000" w:rsidP="00000000" w:rsidRDefault="00000000" w:rsidRPr="00000000" w14:paraId="0000024C">
            <w:pPr>
              <w:rPr/>
            </w:pPr>
            <w:r w:rsidDel="00000000" w:rsidR="00000000" w:rsidRPr="00000000">
              <w:rPr>
                <w:rtl w:val="0"/>
              </w:rPr>
              <w:t xml:space="preserve">- Các trường text (Model, Mã kết nối AI) không được nhập ký tự đặc biệt trái phép.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b w:val="1"/>
                <w:bCs w:val="1"/>
                <w:rtl w:val="0"/>
              </w:rPr>
              <w:t xml:space="preserve">Điều kiện lưu tất cả thiết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 Phải có ít nhất 1 giá trị hợp lệ trong các trường bắt buộc (</w:t>
            </w: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b w:val="1"/>
                <w:bCs w:val="1"/>
                <w:rtl w:val="0"/>
              </w:rPr>
              <w:t xml:space="preserve">Mã kết nối AI</w:t>
            </w:r>
            <w:r w:rsidDel="00000000" w:rsidR="00000000" w:rsidRPr="00000000">
              <w:rPr>
                <w:rtl w:val="0"/>
              </w:rPr>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 Nếu người dùng không chọn kho kiến thức, hệ thống vẫn cho lưu nhưng AI sẽ hoạt động với Prompt mặc định.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b w:val="1"/>
                <w:bCs w:val="1"/>
                <w:rtl w:val="0"/>
              </w:rPr>
              <w:t xml:space="preserve">Mức độ mở rộng (slider)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Giới hạn từ 0% → 100% theo 5 mốc. Ghi nhận mốc gần nhất người dùng click chọn.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b w:val="1"/>
                <w:bCs w:val="1"/>
                <w:rtl w:val="0"/>
              </w:rPr>
              <w:t xml:space="preserve">Xử lý lỗi &amp; thông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 Nếu thiếu thông tin bắt buộc → hiện thông báo lỗi ngay tại trường nhập.- Khi upload tài liệu lỗi hoặc không đúng định dạng → cảnh báo và không thêm vào danh sách.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b w:val="1"/>
                <w:bCs w:val="1"/>
                <w:rtl w:val="0"/>
              </w:rPr>
              <w:t xml:space="preserve">Tương tác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 Nút </w:t>
            </w:r>
            <w:r w:rsidDel="00000000" w:rsidR="00000000" w:rsidRPr="00000000">
              <w:rPr>
                <w:b w:val="1"/>
                <w:bCs w:val="1"/>
                <w:rtl w:val="0"/>
              </w:rPr>
              <w:t xml:space="preserve">Lưu</w:t>
            </w:r>
            <w:r w:rsidDel="00000000" w:rsidR="00000000" w:rsidRPr="00000000">
              <w:rPr>
                <w:rtl w:val="0"/>
              </w:rPr>
              <w:t xml:space="preserve"> chỉ được bật khi toàn bộ trường bắt buộc hợp lệ.- Nút </w:t>
            </w:r>
            <w:r w:rsidDel="00000000" w:rsidR="00000000" w:rsidRPr="00000000">
              <w:rPr>
                <w:b w:val="1"/>
                <w:bCs w:val="1"/>
                <w:rtl w:val="0"/>
              </w:rPr>
              <w:t xml:space="preserve">Hủy</w:t>
            </w:r>
            <w:r w:rsidDel="00000000" w:rsidR="00000000" w:rsidRPr="00000000">
              <w:rPr>
                <w:rtl w:val="0"/>
              </w:rPr>
              <w:t xml:space="preserve"> thoát form mà không lưu dữ liệu</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b w:val="1"/>
                <w:bCs w:val="1"/>
              </w:rPr>
            </w:pPr>
            <w:r w:rsidDel="00000000" w:rsidR="00000000" w:rsidRPr="00000000">
              <w:rPr>
                <w:b w:val="1"/>
                <w:bCs w:val="1"/>
                <w:rtl w:val="0"/>
              </w:rPr>
              <w:t xml:space="preserve">Lưu lỗi do vấn đề bên ngoài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 Những trường hợp nhập sai Mã kết nối AI nên kết nối thất bại, sẽ hiện cửa sổ thông báo, đồng thời quay trở lại giao diện thiết lập để người dùng cập nhật lại Mã kết nối AI.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b w:val="1"/>
                <w:bCs w:val="1"/>
              </w:rPr>
            </w:pPr>
            <w:r w:rsidDel="00000000" w:rsidR="00000000" w:rsidRPr="00000000">
              <w:rPr>
                <w:b w:val="1"/>
                <w:bCs w:val="1"/>
                <w:rtl w:val="0"/>
              </w:rPr>
              <w:t xml:space="preserve">Ngăn chặn trùng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ind w:left="0" w:firstLine="0"/>
              <w:rPr/>
            </w:pPr>
            <w:r w:rsidDel="00000000" w:rsidR="00000000" w:rsidRPr="00000000">
              <w:rPr>
                <w:rtl w:val="0"/>
              </w:rPr>
              <w:t xml:space="preserve">- Check trùng dựa theo quy tắc: (model AI + API key) không được trùng nhau. Model AI có thể trùng khi và chỉ khi API key không trùng, API key có thể trùng khi và chỉ khi Model AI không trùng, nếu cả 2 đều trùng =&gt; Hệ thống từ chối kết nối. </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u w:val="single"/>
        </w:rPr>
      </w:pPr>
      <w:r w:rsidDel="00000000" w:rsidR="00000000" w:rsidRPr="00000000">
        <w:rPr>
          <w:rtl w:val="0"/>
        </w:rPr>
      </w:r>
    </w:p>
    <w:p w:rsidR="00000000" w:rsidDel="00000000" w:rsidP="00000000" w:rsidRDefault="00000000" w:rsidRPr="00000000" w14:paraId="0000025C">
      <w:pPr>
        <w:pStyle w:val="Heading4"/>
        <w:rPr/>
      </w:pPr>
      <w:bookmarkStart w:colFirst="0" w:colLast="0" w:name="_hkzcytujcjcy" w:id="15"/>
      <w:bookmarkEnd w:id="15"/>
      <w:r w:rsidDel="00000000" w:rsidR="00000000" w:rsidRPr="00000000">
        <w:rPr>
          <w:rtl w:val="0"/>
        </w:rPr>
        <w:t xml:space="preserve">Mô tả trường dữ liệu và ràng buộc bổ sung cho Kho kiến thức:</w:t>
      </w:r>
    </w:p>
    <w:p w:rsidR="00000000" w:rsidDel="00000000" w:rsidP="00000000" w:rsidRDefault="00000000" w:rsidRPr="00000000" w14:paraId="0000025D">
      <w:pPr>
        <w:rPr>
          <w:u w:val="single"/>
        </w:rPr>
      </w:pPr>
      <w:r w:rsidDel="00000000" w:rsidR="00000000" w:rsidRPr="00000000">
        <w:rPr>
          <w:u w:val="single"/>
        </w:rPr>
        <w:drawing>
          <wp:inline distB="114300" distT="114300" distL="114300" distR="114300">
            <wp:extent cx="6015038" cy="1963507"/>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015038" cy="1963507"/>
                    </a:xfrm>
                    <a:prstGeom prst="rect"/>
                    <a:ln/>
                  </pic:spPr>
                </pic:pic>
              </a:graphicData>
            </a:graphic>
          </wp:inline>
        </w:drawing>
      </w:r>
      <w:r w:rsidDel="00000000" w:rsidR="00000000" w:rsidRPr="00000000">
        <w:rPr>
          <w:rtl w:val="0"/>
        </w:rPr>
      </w:r>
    </w:p>
    <w:tbl>
      <w:tblPr>
        <w:tblStyle w:val="Table11"/>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515"/>
        <w:gridCol w:w="1245"/>
        <w:gridCol w:w="3630"/>
        <w:gridCol w:w="2430"/>
        <w:tblGridChange w:id="0">
          <w:tblGrid>
            <w:gridCol w:w="630"/>
            <w:gridCol w:w="1515"/>
            <w:gridCol w:w="1245"/>
            <w:gridCol w:w="3630"/>
            <w:gridCol w:w="243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b w:val="1"/>
                <w:bCs w:val="1"/>
                <w:rtl w:val="0"/>
              </w:rPr>
              <w:t xml:space="preserve">Mô tả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b w:val="1"/>
                <w:bCs w:val="1"/>
                <w:rtl w:val="0"/>
              </w:rPr>
              <w:t xml:space="preserve">Ràng buộc / Ghi chú</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b w:val="1"/>
                <w:bCs w:val="1"/>
                <w:rtl w:val="0"/>
              </w:rPr>
              <w:t xml:space="preserve">Chọn tài liệu &amp; nhóm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Nhấp vào để hiện màn phụ và dropdown list chọn tài liệu và nhóm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b w:val="1"/>
                <w:bCs w:val="1"/>
                <w:rtl w:val="0"/>
              </w:rPr>
              <w:t xml:space="preserve">Tìm kiếm tài liệu &amp; nhóm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Textbox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Cho phép người dùng nhập từ khóa để tìm kiếm tài liệu hoặc nhóm tài liệu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Không bắt buộc nhập; lọc danh sách động theo từ khóa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b w:val="1"/>
                <w:bCs w:val="1"/>
                <w:rtl w:val="0"/>
              </w:rPr>
              <w:t xml:space="preserve">Chọn tất cả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Checkbox</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Cho phép người dùng tick để chọn toàn bộ tài liệu trong danh sách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Pending.</w:t>
            </w:r>
          </w:p>
          <w:p w:rsidR="00000000" w:rsidDel="00000000" w:rsidP="00000000" w:rsidRDefault="00000000" w:rsidRPr="00000000" w14:paraId="00000272">
            <w:pPr>
              <w:rPr/>
            </w:pPr>
            <w:r w:rsidDel="00000000" w:rsidR="00000000" w:rsidRPr="00000000">
              <w:rPr>
                <w:rtl w:val="0"/>
              </w:rPr>
              <w:t xml:space="preserve">Hiện tại chưa cho phép chọn tất cả vì chờ xác nhận lại giới hạn số lượng tài liệu. </w:t>
            </w:r>
          </w:p>
          <w:p w:rsidR="00000000" w:rsidDel="00000000" w:rsidP="00000000" w:rsidRDefault="00000000" w:rsidRPr="00000000" w14:paraId="00000273">
            <w:pPr>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b w:val="1"/>
                <w:bCs w:val="1"/>
                <w:rtl w:val="0"/>
              </w:rPr>
              <w:t xml:space="preserve">Danh sách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List /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Hiển thị danh sách tài liệu hoặc nhóm tài liệu trong kho để lựa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Dữ liệu được lấy từ “Kho kiến thức” đã upload sẵn trong hệ thống.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Upload theo thứ tự nhóm kiến thức lên đầu (sắp xếp theo bảng chữ cái), sau đó tới tất cả các tài liệu. (sắp xếp theo bảng chữ cái)</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Nếu tài liệu có trong nhóm kiến thức đã được chọn, auto bị ẩn khỏi danh sách chọn.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b w:val="1"/>
                <w:bCs w:val="1"/>
                <w:rtl w:val="0"/>
              </w:rPr>
              <w:t xml:space="preserve">Tài liệu (từng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Checkbox + 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Mỗi dòng thể hiện 1 tài liệu cụ thể (VD: “Mô tả chức năng GapOne”, “Tổng quan về GapOne”, “Hướng dẫn sử dụng kênh”…). Người dùng có thể tick để chọn tài liệu đó.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Có thể chọn nhiều tài liệu cùng lúc.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b w:val="1"/>
                <w:bCs w:val="1"/>
                <w:rtl w:val="0"/>
              </w:rPr>
              <w:t xml:space="preserve">Biểu tượng thu gọn / mở rộng danh sách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Icon /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Cho phép thu gọn hoặc mở rộng phần danh sách tài liệu để tối ưu không gian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Không có ràng buộc; chỉ ảnh hưởng giao diện người dùng</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Ràng buộc bổ sung:</w:t>
      </w:r>
    </w:p>
    <w:tbl>
      <w:tblPr>
        <w:tblStyle w:val="Table12"/>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2430"/>
        <w:gridCol w:w="6390"/>
        <w:tblGridChange w:id="0">
          <w:tblGrid>
            <w:gridCol w:w="660"/>
            <w:gridCol w:w="2430"/>
            <w:gridCol w:w="63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Mô tả chi tiết</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Tài liệu hiển thị theo nhóm đã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Danh sách chỉ hiển thị tài liệu thuộc nhóm được định nghĩa trước trong “Kho kiến thức”.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Chức năng “Chọn tất cả” có tác dụng toàn phần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Pending. Khi tick “Chọn tất cả” → tất cả checkbox trong danh sách được chọn; khi bỏ tick → toàn bộ bỏ chọn.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Tìm kiếm theo từ 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Khi người dùng nhập từ khóa, danh sách lọc theo tên tài liệu hoặc nhóm tài liệu có chứa chuỗi ký tự đó.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Dữ liệu đồng bộ với hệ thống “Kho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Khi tài liệu bị xóa khỏi “Kho kiến thức”, danh sách ở đây tự động cập nhật (ẩn hoặc loại bỏ tài liệu đó).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Lược bỏ tài liệu trùng lặp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Trong nhóm kiến thức được chọn có thể bị lặp tài liệu, loại bỏ các tài liệu trùng lặp đó.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commentRangeStart w:id="7"/>
            <w:r w:rsidDel="00000000" w:rsidR="00000000" w:rsidRPr="00000000">
              <w:rPr>
                <w:rtl w:val="0"/>
              </w:rPr>
              <w:t xml:space="preserve">Op2: Thay đổi ràng buộc từ tính năng </w:t>
            </w:r>
            <w:r w:rsidDel="00000000" w:rsidR="00000000" w:rsidRPr="00000000">
              <w:rPr>
                <w:b w:val="1"/>
                <w:bCs w:val="1"/>
                <w:rtl w:val="0"/>
              </w:rPr>
              <w:t xml:space="preserve">Kho kiến thức</w:t>
            </w:r>
            <w:r w:rsidDel="00000000" w:rsidR="00000000" w:rsidRPr="00000000">
              <w:rPr>
                <w:rtl w:val="0"/>
              </w:rPr>
              <w:t xml:space="preserve">, chỉ cho mỗi tài liệu thuộc 1 nhóm kiến thức. </w:t>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4"/>
        <w:rPr/>
      </w:pPr>
      <w:bookmarkStart w:colFirst="0" w:colLast="0" w:name="_ee83u2wmfvs2" w:id="16"/>
      <w:bookmarkEnd w:id="16"/>
      <w:r w:rsidDel="00000000" w:rsidR="00000000" w:rsidRPr="00000000">
        <w:rPr>
          <w:rtl w:val="0"/>
        </w:rPr>
        <w:t xml:space="preserve">Mô tả bổ sung cho Cài đặt mức độ mở rộng:</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670"/>
        <w:gridCol w:w="5205"/>
        <w:tblGridChange w:id="0">
          <w:tblGrid>
            <w:gridCol w:w="1125"/>
            <w:gridCol w:w="2670"/>
            <w:gridCol w:w="520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Mức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độ mở rộng thấp nhất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không trả lời lan man, vào thẳng trực tiếp 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Hỏi: “Gapit cung cấp dịch vụ gì?”</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lời: “Gapit cung cấp dịch vụ:</w:t>
            </w:r>
          </w:p>
          <w:p w:rsidR="00000000" w:rsidDel="00000000" w:rsidP="00000000" w:rsidRDefault="00000000" w:rsidRPr="00000000" w14:paraId="000002A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Mobile Marketing / Messaging Platform</w:t>
            </w:r>
          </w:p>
          <w:p w:rsidR="00000000" w:rsidDel="00000000" w:rsidP="00000000" w:rsidRDefault="00000000" w:rsidRPr="00000000" w14:paraId="000002A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MarTech / Giải pháp Công nghệ Marketing</w:t>
            </w:r>
          </w:p>
          <w:p w:rsidR="00000000" w:rsidDel="00000000" w:rsidP="00000000" w:rsidRDefault="00000000" w:rsidRPr="00000000" w14:paraId="000002A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CPaaS (Communication Platform as a Service)”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D">
            <w:pPr>
              <w:widowControl w:val="0"/>
              <w:spacing w:after="240" w:before="240" w:line="240" w:lineRule="auto"/>
              <w:rPr/>
            </w:pPr>
            <w:r w:rsidDel="00000000" w:rsidR="00000000" w:rsidRPr="00000000">
              <w:rPr>
                <w:rtl w:val="0"/>
              </w:rPr>
              <w:t xml:space="preserve">Anh/chị còn cần [AccountName] hỗ trợ tư vấn thêm gì không 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độ mở rộng rất ít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trả lời trực tiếp vấn đề, có cung cấp thêm ít thông tin quan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Hỏi: “Gapit cung cấp dịch vụ gì?”</w:t>
            </w:r>
          </w:p>
          <w:p w:rsidR="00000000" w:rsidDel="00000000" w:rsidP="00000000" w:rsidRDefault="00000000" w:rsidRPr="00000000" w14:paraId="000002B3">
            <w:pPr>
              <w:widowControl w:val="0"/>
              <w:spacing w:line="240" w:lineRule="auto"/>
              <w:rPr/>
            </w:pP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tl w:val="0"/>
              </w:rPr>
              <w:t xml:space="preserve">Trả lời: </w:t>
            </w:r>
          </w:p>
          <w:p w:rsidR="00000000" w:rsidDel="00000000" w:rsidP="00000000" w:rsidRDefault="00000000" w:rsidRPr="00000000" w14:paraId="000002B5">
            <w:pPr>
              <w:widowControl w:val="0"/>
              <w:spacing w:line="240" w:lineRule="auto"/>
              <w:rPr/>
            </w:pPr>
            <w:r w:rsidDel="00000000" w:rsidR="00000000" w:rsidRPr="00000000">
              <w:rPr>
                <w:rtl w:val="0"/>
              </w:rPr>
              <w:t xml:space="preserve">“Dịch vụ của công ty cổ phần Gapit bao gồm:</w:t>
            </w:r>
          </w:p>
          <w:p w:rsidR="00000000" w:rsidDel="00000000" w:rsidP="00000000" w:rsidRDefault="00000000" w:rsidRPr="00000000" w14:paraId="000002B6">
            <w:pPr>
              <w:widowControl w:val="0"/>
              <w:numPr>
                <w:ilvl w:val="0"/>
                <w:numId w:val="27"/>
              </w:numPr>
              <w:spacing w:line="240" w:lineRule="auto"/>
              <w:ind w:left="720" w:hanging="360"/>
              <w:rPr>
                <w:b w:val="1"/>
                <w:bCs w:val="1"/>
                <w:u w:val="none"/>
              </w:rPr>
            </w:pPr>
            <w:r w:rsidDel="00000000" w:rsidR="00000000" w:rsidRPr="00000000">
              <w:rPr>
                <w:b w:val="1"/>
                <w:bCs w:val="1"/>
                <w:rtl w:val="0"/>
              </w:rPr>
              <w:t xml:space="preserve">Mobile Marketing / Messaging Platform</w:t>
              <w:br w:type="textWrapping"/>
            </w:r>
            <w:r w:rsidDel="00000000" w:rsidR="00000000" w:rsidRPr="00000000">
              <w:rPr>
                <w:rtl w:val="0"/>
              </w:rPr>
              <w:t xml:space="preserve">SMS Brandname, MMS, A2P SMS, Viber Business Messaging, … Kèm thêm hỗ trợ lên chiến dịch gửi tin nhắn tự động qua nền tảng Gapone</w:t>
            </w:r>
            <w:hyperlink r:id="rId2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2B7">
            <w:pPr>
              <w:widowControl w:val="0"/>
              <w:numPr>
                <w:ilvl w:val="0"/>
                <w:numId w:val="27"/>
              </w:numPr>
              <w:spacing w:line="240" w:lineRule="auto"/>
              <w:ind w:left="720" w:hanging="360"/>
              <w:rPr>
                <w:b w:val="1"/>
                <w:bCs w:val="1"/>
                <w:u w:val="none"/>
              </w:rPr>
            </w:pPr>
            <w:r w:rsidDel="00000000" w:rsidR="00000000" w:rsidRPr="00000000">
              <w:rPr>
                <w:b w:val="1"/>
                <w:bCs w:val="1"/>
                <w:rtl w:val="0"/>
              </w:rPr>
              <w:t xml:space="preserve">MarTech / Giải pháp Công nghệ Marketing</w:t>
            </w:r>
          </w:p>
          <w:p w:rsidR="00000000" w:rsidDel="00000000" w:rsidP="00000000" w:rsidRDefault="00000000" w:rsidRPr="00000000" w14:paraId="000002B8">
            <w:pPr>
              <w:widowControl w:val="0"/>
              <w:spacing w:line="240" w:lineRule="auto"/>
              <w:ind w:left="720" w:firstLine="0"/>
              <w:rPr>
                <w:color w:val="1155cc"/>
                <w:u w:val="single"/>
              </w:rPr>
            </w:pPr>
            <w:r w:rsidDel="00000000" w:rsidR="00000000" w:rsidRPr="00000000">
              <w:rPr>
                <w:rtl w:val="0"/>
              </w:rPr>
              <w:t xml:space="preserve">CRM &amp; Marketing Automation, HubSpot để triển khai cho doanh nghiệp Việt Nam.</w:t>
            </w:r>
            <w:hyperlink r:id="rId2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2B9">
            <w:pPr>
              <w:widowControl w:val="0"/>
              <w:numPr>
                <w:ilvl w:val="0"/>
                <w:numId w:val="27"/>
              </w:numPr>
              <w:spacing w:line="240" w:lineRule="auto"/>
              <w:ind w:left="720" w:hanging="360"/>
              <w:rPr>
                <w:b w:val="1"/>
                <w:bCs w:val="1"/>
                <w:u w:val="none"/>
              </w:rPr>
            </w:pPr>
            <w:r w:rsidDel="00000000" w:rsidR="00000000" w:rsidRPr="00000000">
              <w:rPr>
                <w:b w:val="1"/>
                <w:bCs w:val="1"/>
                <w:rtl w:val="0"/>
              </w:rPr>
              <w:t xml:space="preserve">CPaaS (Communication Platform as a Service)</w:t>
            </w:r>
          </w:p>
          <w:p w:rsidR="00000000" w:rsidDel="00000000" w:rsidP="00000000" w:rsidRDefault="00000000" w:rsidRPr="00000000" w14:paraId="000002BA">
            <w:pPr>
              <w:widowControl w:val="0"/>
              <w:spacing w:line="240" w:lineRule="auto"/>
              <w:ind w:left="720" w:firstLine="0"/>
              <w:rPr/>
            </w:pPr>
            <w:r w:rsidDel="00000000" w:rsidR="00000000" w:rsidRPr="00000000">
              <w:rPr>
                <w:rtl w:val="0"/>
              </w:rPr>
              <w:t xml:space="preserve">Nền tảng giao tiếp (messaging, gửi thông báo, chăm sóc khách hàng…) dưới dạng dịch vụ.</w:t>
            </w:r>
          </w:p>
          <w:p w:rsidR="00000000" w:rsidDel="00000000" w:rsidP="00000000" w:rsidRDefault="00000000" w:rsidRPr="00000000" w14:paraId="000002BB">
            <w:pPr>
              <w:widowControl w:val="0"/>
              <w:spacing w:line="240" w:lineRule="auto"/>
              <w:rPr/>
            </w:pPr>
            <w:r w:rsidDel="00000000" w:rsidR="00000000" w:rsidRPr="00000000">
              <w:rPr>
                <w:rtl w:val="0"/>
              </w:rPr>
            </w:r>
          </w:p>
          <w:p w:rsidR="00000000" w:rsidDel="00000000" w:rsidP="00000000" w:rsidRDefault="00000000" w:rsidRPr="00000000" w14:paraId="000002BC">
            <w:pPr>
              <w:widowControl w:val="0"/>
              <w:spacing w:after="240" w:before="240" w:line="240" w:lineRule="auto"/>
              <w:rPr/>
            </w:pPr>
            <w:r w:rsidDel="00000000" w:rsidR="00000000" w:rsidRPr="00000000">
              <w:rPr>
                <w:rtl w:val="0"/>
              </w:rPr>
              <w:t xml:space="preserve">Anh/chị còn cần [AccountName] hỗ trợ tư vấn thêm gì không 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độ mở rộng ít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trả lời trực tiếp vấn đề, cung cấp thêm thông tin quan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Hỏi: “Gapit cung cấp dịch vụ gì?”</w:t>
            </w:r>
          </w:p>
          <w:p w:rsidR="00000000" w:rsidDel="00000000" w:rsidP="00000000" w:rsidRDefault="00000000" w:rsidRPr="00000000" w14:paraId="000002C2">
            <w:pPr>
              <w:widowControl w:val="0"/>
              <w:spacing w:line="240" w:lineRule="auto"/>
              <w:rPr/>
            </w:pPr>
            <w:r w:rsidDel="00000000" w:rsidR="00000000" w:rsidRPr="00000000">
              <w:rPr>
                <w:rtl w:val="0"/>
              </w:rPr>
            </w:r>
          </w:p>
          <w:p w:rsidR="00000000" w:rsidDel="00000000" w:rsidP="00000000" w:rsidRDefault="00000000" w:rsidRPr="00000000" w14:paraId="000002C3">
            <w:pPr>
              <w:widowControl w:val="0"/>
              <w:spacing w:line="240" w:lineRule="auto"/>
              <w:rPr/>
            </w:pPr>
            <w:r w:rsidDel="00000000" w:rsidR="00000000" w:rsidRPr="00000000">
              <w:rPr>
                <w:rtl w:val="0"/>
              </w:rPr>
              <w:t xml:space="preserve">Trả lời: </w:t>
            </w:r>
          </w:p>
          <w:p w:rsidR="00000000" w:rsidDel="00000000" w:rsidP="00000000" w:rsidRDefault="00000000" w:rsidRPr="00000000" w14:paraId="000002C4">
            <w:pPr>
              <w:widowControl w:val="0"/>
              <w:spacing w:line="240" w:lineRule="auto"/>
              <w:rPr/>
            </w:pPr>
            <w:r w:rsidDel="00000000" w:rsidR="00000000" w:rsidRPr="00000000">
              <w:rPr>
                <w:rtl w:val="0"/>
              </w:rPr>
              <w:t xml:space="preserve">“Dịch vụ của công ty cổ phần Gapit bao gồm:</w:t>
            </w:r>
          </w:p>
          <w:p w:rsidR="00000000" w:rsidDel="00000000" w:rsidP="00000000" w:rsidRDefault="00000000" w:rsidRPr="00000000" w14:paraId="000002C5">
            <w:pPr>
              <w:widowControl w:val="0"/>
              <w:numPr>
                <w:ilvl w:val="0"/>
                <w:numId w:val="50"/>
              </w:numPr>
              <w:spacing w:line="240" w:lineRule="auto"/>
              <w:ind w:left="720" w:hanging="360"/>
              <w:rPr>
                <w:u w:val="none"/>
              </w:rPr>
            </w:pPr>
            <w:r w:rsidDel="00000000" w:rsidR="00000000" w:rsidRPr="00000000">
              <w:rPr>
                <w:b w:val="1"/>
                <w:bCs w:val="1"/>
                <w:rtl w:val="0"/>
              </w:rPr>
              <w:t xml:space="preserve">Mobile Marketing / Messaging Platform</w:t>
              <w:br w:type="textWrapping"/>
            </w:r>
            <w:r w:rsidDel="00000000" w:rsidR="00000000" w:rsidRPr="00000000">
              <w:rPr>
                <w:rtl w:val="0"/>
              </w:rPr>
              <w:t xml:space="preserve">SMS Brandname, MMS, A2P SMS, Viber Business Messaging, Zalo ZNS, WhatsApp Business API, RCS. Kèm thêm hỗ trợ lên chiến dịch gửi tin nhắn tự động qua nền tảng Gapone</w:t>
            </w:r>
            <w:hyperlink r:id="rId24">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2C6">
            <w:pPr>
              <w:widowControl w:val="0"/>
              <w:numPr>
                <w:ilvl w:val="0"/>
                <w:numId w:val="50"/>
              </w:numPr>
              <w:spacing w:line="240" w:lineRule="auto"/>
              <w:ind w:left="720" w:hanging="360"/>
              <w:rPr>
                <w:b w:val="1"/>
                <w:bCs w:val="1"/>
                <w:u w:val="none"/>
              </w:rPr>
            </w:pPr>
            <w:r w:rsidDel="00000000" w:rsidR="00000000" w:rsidRPr="00000000">
              <w:rPr>
                <w:b w:val="1"/>
                <w:bCs w:val="1"/>
                <w:rtl w:val="0"/>
              </w:rPr>
              <w:t xml:space="preserve">MarTech / Giải pháp Công nghệ Marketing</w:t>
            </w:r>
          </w:p>
          <w:p w:rsidR="00000000" w:rsidDel="00000000" w:rsidP="00000000" w:rsidRDefault="00000000" w:rsidRPr="00000000" w14:paraId="000002C7">
            <w:pPr>
              <w:widowControl w:val="0"/>
              <w:spacing w:line="240" w:lineRule="auto"/>
              <w:ind w:left="720" w:firstLine="0"/>
              <w:rPr>
                <w:color w:val="1155cc"/>
                <w:u w:val="single"/>
              </w:rPr>
            </w:pPr>
            <w:r w:rsidDel="00000000" w:rsidR="00000000" w:rsidRPr="00000000">
              <w:rPr>
                <w:rtl w:val="0"/>
              </w:rPr>
              <w:t xml:space="preserve">CRM &amp; Marketing Automation như HubSpot để triển khai cho doanh nghiệp Việt Nam: tư vấn, onboarding, đào tạo, tích hợp hệ thống</w:t>
            </w:r>
            <w:hyperlink r:id="rId25">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2C8">
            <w:pPr>
              <w:widowControl w:val="0"/>
              <w:numPr>
                <w:ilvl w:val="0"/>
                <w:numId w:val="50"/>
              </w:numPr>
              <w:spacing w:line="240" w:lineRule="auto"/>
              <w:ind w:left="720" w:hanging="360"/>
              <w:rPr>
                <w:b w:val="1"/>
                <w:bCs w:val="1"/>
                <w:u w:val="none"/>
              </w:rPr>
            </w:pPr>
            <w:r w:rsidDel="00000000" w:rsidR="00000000" w:rsidRPr="00000000">
              <w:rPr>
                <w:b w:val="1"/>
                <w:bCs w:val="1"/>
                <w:rtl w:val="0"/>
              </w:rPr>
              <w:t xml:space="preserve">CPaaS (Communication Platform as a Service)</w:t>
            </w:r>
          </w:p>
          <w:p w:rsidR="00000000" w:rsidDel="00000000" w:rsidP="00000000" w:rsidRDefault="00000000" w:rsidRPr="00000000" w14:paraId="000002C9">
            <w:pPr>
              <w:widowControl w:val="0"/>
              <w:spacing w:line="240" w:lineRule="auto"/>
              <w:ind w:left="720" w:firstLine="0"/>
              <w:rPr/>
            </w:pPr>
            <w:r w:rsidDel="00000000" w:rsidR="00000000" w:rsidRPr="00000000">
              <w:rPr>
                <w:rtl w:val="0"/>
              </w:rPr>
              <w:t xml:space="preserve">Nền tảng giao tiếp (messaging, gửi thông báo, chăm sóc khách hàng…) dưới dạng dịch vụ.</w:t>
            </w:r>
          </w:p>
          <w:p w:rsidR="00000000" w:rsidDel="00000000" w:rsidP="00000000" w:rsidRDefault="00000000" w:rsidRPr="00000000" w14:paraId="000002CA">
            <w:pPr>
              <w:widowControl w:val="0"/>
              <w:spacing w:after="240" w:before="240" w:line="240" w:lineRule="auto"/>
              <w:rPr/>
            </w:pPr>
            <w:r w:rsidDel="00000000" w:rsidR="00000000" w:rsidRPr="00000000">
              <w:rPr>
                <w:rtl w:val="0"/>
              </w:rPr>
              <w:t xml:space="preserve">Anh/chị còn cần [AccountName] hỗ trợ tư vấn thêm gì không 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độ mở rộng nhiều hơn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cung cấp thêm nhiều thông tin khác để gợi ý khai thác thêm nhu cầu của khách. Có thể thu thập thông tin từ bên ngoài kho kiến thức được thiết lập để trả lời câu hỏi của khách nhưng không nhiều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Hỏi: “Gapit cung cấp dịch vụ gì?”</w:t>
            </w:r>
          </w:p>
          <w:p w:rsidR="00000000" w:rsidDel="00000000" w:rsidP="00000000" w:rsidRDefault="00000000" w:rsidRPr="00000000" w14:paraId="000002D0">
            <w:pPr>
              <w:widowControl w:val="0"/>
              <w:spacing w:line="240" w:lineRule="auto"/>
              <w:rPr/>
            </w:pPr>
            <w:r w:rsidDel="00000000" w:rsidR="00000000" w:rsidRPr="00000000">
              <w:rPr>
                <w:rtl w:val="0"/>
              </w:rPr>
            </w:r>
          </w:p>
          <w:p w:rsidR="00000000" w:rsidDel="00000000" w:rsidP="00000000" w:rsidRDefault="00000000" w:rsidRPr="00000000" w14:paraId="000002D1">
            <w:pPr>
              <w:widowControl w:val="0"/>
              <w:spacing w:line="240" w:lineRule="auto"/>
              <w:rPr/>
            </w:pPr>
            <w:r w:rsidDel="00000000" w:rsidR="00000000" w:rsidRPr="00000000">
              <w:rPr>
                <w:rtl w:val="0"/>
              </w:rPr>
              <w:t xml:space="preserve">Trả lời: </w:t>
            </w:r>
          </w:p>
          <w:p w:rsidR="00000000" w:rsidDel="00000000" w:rsidP="00000000" w:rsidRDefault="00000000" w:rsidRPr="00000000" w14:paraId="000002D2">
            <w:pPr>
              <w:widowControl w:val="0"/>
              <w:spacing w:line="240" w:lineRule="auto"/>
              <w:rPr/>
            </w:pPr>
            <w:r w:rsidDel="00000000" w:rsidR="00000000" w:rsidRPr="00000000">
              <w:rPr>
                <w:rtl w:val="0"/>
              </w:rPr>
              <w:t xml:space="preserve">“Dịch vụ của công ty cổ phần Gapit bao gồm:</w:t>
            </w:r>
          </w:p>
          <w:p w:rsidR="00000000" w:rsidDel="00000000" w:rsidP="00000000" w:rsidRDefault="00000000" w:rsidRPr="00000000" w14:paraId="000002D3">
            <w:pPr>
              <w:widowControl w:val="0"/>
              <w:numPr>
                <w:ilvl w:val="0"/>
                <w:numId w:val="32"/>
              </w:numPr>
              <w:spacing w:after="240" w:before="240" w:line="240" w:lineRule="auto"/>
              <w:ind w:left="720" w:hanging="360"/>
            </w:pPr>
            <w:r w:rsidDel="00000000" w:rsidR="00000000" w:rsidRPr="00000000">
              <w:rPr>
                <w:b w:val="1"/>
                <w:bCs w:val="1"/>
                <w:rtl w:val="0"/>
              </w:rPr>
              <w:t xml:space="preserve">Mobile Marketing / Messaging Platform</w:t>
              <w:br w:type="textWrapping"/>
            </w:r>
            <w:r w:rsidDel="00000000" w:rsidR="00000000" w:rsidRPr="00000000">
              <w:rPr>
                <w:rtl w:val="0"/>
              </w:rPr>
              <w:t xml:space="preserve">GAPIT cung cấp hệ sinh thái gửi tin nhắn qua nhiều kênh như: SMS Brandname, MMS, A2P SMS, Viber Business Messaging, Zalo ZNS, WhatsApp Business API, RCS.</w:t>
            </w:r>
            <w:r w:rsidDel="00000000" w:rsidR="00000000" w:rsidRPr="00000000">
              <w:rPr>
                <w:rtl w:val="0"/>
              </w:rPr>
            </w:r>
          </w:p>
          <w:p w:rsidR="00000000" w:rsidDel="00000000" w:rsidP="00000000" w:rsidRDefault="00000000" w:rsidRPr="00000000" w14:paraId="000002D4">
            <w:pPr>
              <w:widowControl w:val="0"/>
              <w:spacing w:after="240" w:before="240" w:line="240" w:lineRule="auto"/>
              <w:ind w:left="720" w:firstLine="0"/>
              <w:rPr>
                <w:color w:val="1155cc"/>
                <w:u w:val="single"/>
              </w:rPr>
            </w:pPr>
            <w:r w:rsidDel="00000000" w:rsidR="00000000" w:rsidRPr="00000000">
              <w:rPr>
                <w:rtl w:val="0"/>
              </w:rPr>
              <w:t xml:space="preserve">Hỗ trợ doanh nghiệp lập kịch bản tự động, tích hợp với hệ thống Marketing Automation.</w:t>
            </w:r>
            <w:r w:rsidDel="00000000" w:rsidR="00000000" w:rsidRPr="00000000">
              <w:rPr>
                <w:rtl w:val="0"/>
              </w:rPr>
            </w:r>
          </w:p>
          <w:p w:rsidR="00000000" w:rsidDel="00000000" w:rsidP="00000000" w:rsidRDefault="00000000" w:rsidRPr="00000000" w14:paraId="000002D5">
            <w:pPr>
              <w:widowControl w:val="0"/>
              <w:numPr>
                <w:ilvl w:val="0"/>
                <w:numId w:val="32"/>
              </w:numPr>
              <w:spacing w:after="240" w:before="240" w:line="240" w:lineRule="auto"/>
              <w:ind w:left="720" w:hanging="360"/>
            </w:pPr>
            <w:r w:rsidDel="00000000" w:rsidR="00000000" w:rsidRPr="00000000">
              <w:rPr>
                <w:b w:val="1"/>
                <w:bCs w:val="1"/>
                <w:rtl w:val="0"/>
              </w:rPr>
              <w:t xml:space="preserve">MarTech / Giải pháp Công nghệ Marketing</w:t>
            </w:r>
          </w:p>
          <w:p w:rsidR="00000000" w:rsidDel="00000000" w:rsidP="00000000" w:rsidRDefault="00000000" w:rsidRPr="00000000" w14:paraId="000002D6">
            <w:pPr>
              <w:widowControl w:val="0"/>
              <w:spacing w:after="240" w:before="240" w:line="240" w:lineRule="auto"/>
              <w:ind w:left="720" w:firstLine="0"/>
              <w:rPr/>
            </w:pPr>
            <w:r w:rsidDel="00000000" w:rsidR="00000000" w:rsidRPr="00000000">
              <w:rPr>
                <w:rtl w:val="0"/>
              </w:rPr>
              <w:t xml:space="preserve">GAPIT cung cấp giải pháp toàn diện MarTech, giúp doanh nghiệp tối ưu hóa các hoạt động marketing đa kênh</w:t>
            </w:r>
            <w:r w:rsidDel="00000000" w:rsidR="00000000" w:rsidRPr="00000000">
              <w:rPr>
                <w:rtl w:val="0"/>
              </w:rPr>
            </w:r>
          </w:p>
          <w:p w:rsidR="00000000" w:rsidDel="00000000" w:rsidP="00000000" w:rsidRDefault="00000000" w:rsidRPr="00000000" w14:paraId="000002D7">
            <w:pPr>
              <w:widowControl w:val="0"/>
              <w:spacing w:after="240" w:before="240" w:line="240" w:lineRule="auto"/>
              <w:ind w:left="720" w:firstLine="0"/>
              <w:rPr>
                <w:color w:val="1155cc"/>
                <w:u w:val="single"/>
              </w:rPr>
            </w:pPr>
            <w:r w:rsidDel="00000000" w:rsidR="00000000" w:rsidRPr="00000000">
              <w:rPr>
                <w:rtl w:val="0"/>
              </w:rPr>
              <w:t xml:space="preserve">Hợp tác với nền tảng CRM &amp; Marketing Automation như HubSpot để triển khai cho doanh nghiệp Việt Nam: tư vấn, onboarding, đào tạo, tích hợp hệ thống.</w:t>
            </w:r>
            <w:r w:rsidDel="00000000" w:rsidR="00000000" w:rsidRPr="00000000">
              <w:rPr>
                <w:rtl w:val="0"/>
              </w:rPr>
            </w:r>
          </w:p>
          <w:p w:rsidR="00000000" w:rsidDel="00000000" w:rsidP="00000000" w:rsidRDefault="00000000" w:rsidRPr="00000000" w14:paraId="000002D8">
            <w:pPr>
              <w:widowControl w:val="0"/>
              <w:numPr>
                <w:ilvl w:val="0"/>
                <w:numId w:val="32"/>
              </w:numPr>
              <w:spacing w:after="240" w:before="240" w:line="240" w:lineRule="auto"/>
              <w:ind w:left="720" w:hanging="360"/>
            </w:pPr>
            <w:r w:rsidDel="00000000" w:rsidR="00000000" w:rsidRPr="00000000">
              <w:rPr>
                <w:b w:val="1"/>
                <w:bCs w:val="1"/>
                <w:rtl w:val="0"/>
              </w:rPr>
              <w:t xml:space="preserve">CPaaS (Communication Platform as a Service)</w:t>
            </w:r>
          </w:p>
          <w:p w:rsidR="00000000" w:rsidDel="00000000" w:rsidP="00000000" w:rsidRDefault="00000000" w:rsidRPr="00000000" w14:paraId="000002D9">
            <w:pPr>
              <w:widowControl w:val="0"/>
              <w:spacing w:after="240" w:before="240" w:line="240" w:lineRule="auto"/>
              <w:ind w:left="720" w:firstLine="0"/>
              <w:rPr>
                <w:b w:val="1"/>
                <w:bCs w:val="1"/>
              </w:rPr>
            </w:pPr>
            <w:r w:rsidDel="00000000" w:rsidR="00000000" w:rsidRPr="00000000">
              <w:rPr>
                <w:rtl w:val="0"/>
              </w:rPr>
              <w:t xml:space="preserve">Nền tảng giao tiếp (messaging, gửi thông báo, chăm sóc khách hàng…) dưới dạng dịch vụ. GAPIT là một trong những nhà cung cấp CPaaS uy tín nhất tại Việt Nam.</w:t>
            </w:r>
            <w:r w:rsidDel="00000000" w:rsidR="00000000" w:rsidRPr="00000000">
              <w:rPr>
                <w:rtl w:val="0"/>
              </w:rPr>
            </w:r>
          </w:p>
          <w:p w:rsidR="00000000" w:rsidDel="00000000" w:rsidP="00000000" w:rsidRDefault="00000000" w:rsidRPr="00000000" w14:paraId="000002DA">
            <w:pPr>
              <w:widowControl w:val="0"/>
              <w:spacing w:after="240" w:before="240" w:line="240" w:lineRule="auto"/>
              <w:rPr/>
            </w:pPr>
            <w:r w:rsidDel="00000000" w:rsidR="00000000" w:rsidRPr="00000000">
              <w:rPr>
                <w:rtl w:val="0"/>
              </w:rPr>
              <w:t xml:space="preserve">Anh/chị còn cần [AccountName] hỗ trợ tư vấn thêm gì không 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độ mở rộng nhiều</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cung cấp nhiều thông tin hơn, bao gồm cả thông tin để trả lời câu hỏi và thông tin gợi ý khai thác nhu cầu. Mức độ thu thập thông tin từ bên ngoài kho kiến thức được thiết lập để trả lời câu hỏi của khách nhiều hơn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Hỏi: “Gapit cung cấp dịch vụ gì?”</w:t>
            </w:r>
          </w:p>
          <w:p w:rsidR="00000000" w:rsidDel="00000000" w:rsidP="00000000" w:rsidRDefault="00000000" w:rsidRPr="00000000" w14:paraId="000002E1">
            <w:pPr>
              <w:widowControl w:val="0"/>
              <w:spacing w:line="240" w:lineRule="auto"/>
              <w:rPr/>
            </w:pPr>
            <w:r w:rsidDel="00000000" w:rsidR="00000000" w:rsidRPr="00000000">
              <w:rPr>
                <w:rtl w:val="0"/>
              </w:rPr>
            </w:r>
          </w:p>
          <w:p w:rsidR="00000000" w:rsidDel="00000000" w:rsidP="00000000" w:rsidRDefault="00000000" w:rsidRPr="00000000" w14:paraId="000002E2">
            <w:pPr>
              <w:widowControl w:val="0"/>
              <w:spacing w:line="240" w:lineRule="auto"/>
              <w:rPr/>
            </w:pPr>
            <w:r w:rsidDel="00000000" w:rsidR="00000000" w:rsidRPr="00000000">
              <w:rPr>
                <w:rtl w:val="0"/>
              </w:rPr>
              <w:t xml:space="preserve">Trả lời: </w:t>
            </w:r>
          </w:p>
          <w:p w:rsidR="00000000" w:rsidDel="00000000" w:rsidP="00000000" w:rsidRDefault="00000000" w:rsidRPr="00000000" w14:paraId="000002E3">
            <w:pPr>
              <w:widowControl w:val="0"/>
              <w:spacing w:line="240" w:lineRule="auto"/>
              <w:rPr/>
            </w:pPr>
            <w:r w:rsidDel="00000000" w:rsidR="00000000" w:rsidRPr="00000000">
              <w:rPr>
                <w:rtl w:val="0"/>
              </w:rPr>
              <w:t xml:space="preserve">“Dịch vụ của công ty cổ phần Gapit bao gồm:</w:t>
            </w:r>
          </w:p>
          <w:p w:rsidR="00000000" w:rsidDel="00000000" w:rsidP="00000000" w:rsidRDefault="00000000" w:rsidRPr="00000000" w14:paraId="000002E4">
            <w:pPr>
              <w:widowControl w:val="0"/>
              <w:numPr>
                <w:ilvl w:val="0"/>
                <w:numId w:val="31"/>
              </w:numPr>
              <w:spacing w:after="240" w:before="240" w:line="240" w:lineRule="auto"/>
              <w:ind w:left="720" w:hanging="360"/>
              <w:rPr>
                <w:u w:val="none"/>
              </w:rPr>
            </w:pPr>
            <w:r w:rsidDel="00000000" w:rsidR="00000000" w:rsidRPr="00000000">
              <w:rPr>
                <w:b w:val="1"/>
                <w:bCs w:val="1"/>
                <w:rtl w:val="0"/>
              </w:rPr>
              <w:t xml:space="preserve">Mobile Marketing / Messaging Platform</w:t>
              <w:br w:type="textWrapping"/>
            </w:r>
            <w:r w:rsidDel="00000000" w:rsidR="00000000" w:rsidRPr="00000000">
              <w:rPr>
                <w:rtl w:val="0"/>
              </w:rPr>
              <w:t xml:space="preserve">GAPIT cung cấp hệ sinh thái gửi tin nhắn qua nhiều kênh như: SMS Brandname, MMS, A2P SMS, Viber Business Messaging, Zalo ZNS, WhatsApp Business API, RCS.</w:t>
            </w:r>
          </w:p>
          <w:p w:rsidR="00000000" w:rsidDel="00000000" w:rsidP="00000000" w:rsidRDefault="00000000" w:rsidRPr="00000000" w14:paraId="000002E5">
            <w:pPr>
              <w:widowControl w:val="0"/>
              <w:spacing w:after="240" w:before="240" w:line="240" w:lineRule="auto"/>
              <w:ind w:left="720" w:firstLine="0"/>
              <w:rPr>
                <w:color w:val="1155cc"/>
                <w:u w:val="single"/>
              </w:rPr>
            </w:pPr>
            <w:r w:rsidDel="00000000" w:rsidR="00000000" w:rsidRPr="00000000">
              <w:rPr>
                <w:rtl w:val="0"/>
              </w:rPr>
              <w:t xml:space="preserve">Hỗ trợ doanh nghiệp lập kịch bản tự động, tích hợp với hệ thống Marketing Automation.</w:t>
            </w:r>
            <w:r w:rsidDel="00000000" w:rsidR="00000000" w:rsidRPr="00000000">
              <w:rPr>
                <w:rtl w:val="0"/>
              </w:rPr>
            </w:r>
          </w:p>
          <w:p w:rsidR="00000000" w:rsidDel="00000000" w:rsidP="00000000" w:rsidRDefault="00000000" w:rsidRPr="00000000" w14:paraId="000002E6">
            <w:pPr>
              <w:widowControl w:val="0"/>
              <w:numPr>
                <w:ilvl w:val="0"/>
                <w:numId w:val="31"/>
              </w:numPr>
              <w:spacing w:after="240" w:before="240" w:line="240" w:lineRule="auto"/>
              <w:ind w:left="720" w:hanging="360"/>
              <w:rPr>
                <w:b w:val="1"/>
                <w:bCs w:val="1"/>
                <w:u w:val="none"/>
              </w:rPr>
            </w:pPr>
            <w:r w:rsidDel="00000000" w:rsidR="00000000" w:rsidRPr="00000000">
              <w:rPr>
                <w:b w:val="1"/>
                <w:bCs w:val="1"/>
                <w:rtl w:val="0"/>
              </w:rPr>
              <w:t xml:space="preserve">MarTech / Giải pháp Công nghệ Marketing</w:t>
            </w:r>
          </w:p>
          <w:p w:rsidR="00000000" w:rsidDel="00000000" w:rsidP="00000000" w:rsidRDefault="00000000" w:rsidRPr="00000000" w14:paraId="000002E7">
            <w:pPr>
              <w:widowControl w:val="0"/>
              <w:spacing w:after="240" w:before="240" w:line="240" w:lineRule="auto"/>
              <w:ind w:left="720" w:firstLine="0"/>
              <w:rPr/>
            </w:pPr>
            <w:r w:rsidDel="00000000" w:rsidR="00000000" w:rsidRPr="00000000">
              <w:rPr>
                <w:rtl w:val="0"/>
              </w:rPr>
              <w:t xml:space="preserve">GAPIT cung cấp giải pháp toàn diện MarTech, giúp doanh nghiệp tối ưu hóa các hoạt động marketing đa kênh</w:t>
            </w:r>
          </w:p>
          <w:p w:rsidR="00000000" w:rsidDel="00000000" w:rsidP="00000000" w:rsidRDefault="00000000" w:rsidRPr="00000000" w14:paraId="000002E8">
            <w:pPr>
              <w:widowControl w:val="0"/>
              <w:spacing w:after="240" w:before="240" w:line="240" w:lineRule="auto"/>
              <w:ind w:left="720" w:firstLine="0"/>
              <w:rPr>
                <w:color w:val="1155cc"/>
                <w:u w:val="single"/>
              </w:rPr>
            </w:pPr>
            <w:r w:rsidDel="00000000" w:rsidR="00000000" w:rsidRPr="00000000">
              <w:rPr>
                <w:rtl w:val="0"/>
              </w:rPr>
              <w:t xml:space="preserve">Hợp tác với nền tảng CRM &amp; Marketing Automation như HubSpot để triển khai cho doanh nghiệp Việt Nam: tư vấn, onboarding, đào tạo, tích hợp hệ thống.</w:t>
            </w:r>
            <w:r w:rsidDel="00000000" w:rsidR="00000000" w:rsidRPr="00000000">
              <w:rPr>
                <w:rtl w:val="0"/>
              </w:rPr>
            </w:r>
          </w:p>
          <w:p w:rsidR="00000000" w:rsidDel="00000000" w:rsidP="00000000" w:rsidRDefault="00000000" w:rsidRPr="00000000" w14:paraId="000002E9">
            <w:pPr>
              <w:widowControl w:val="0"/>
              <w:numPr>
                <w:ilvl w:val="0"/>
                <w:numId w:val="31"/>
              </w:numPr>
              <w:spacing w:after="240" w:before="240" w:line="240" w:lineRule="auto"/>
              <w:ind w:left="720" w:hanging="360"/>
              <w:rPr>
                <w:b w:val="1"/>
                <w:bCs w:val="1"/>
                <w:u w:val="none"/>
              </w:rPr>
            </w:pPr>
            <w:r w:rsidDel="00000000" w:rsidR="00000000" w:rsidRPr="00000000">
              <w:rPr>
                <w:b w:val="1"/>
                <w:bCs w:val="1"/>
                <w:rtl w:val="0"/>
              </w:rPr>
              <w:t xml:space="preserve">CPaaS (Communication Platform as a Service)</w:t>
            </w:r>
          </w:p>
          <w:p w:rsidR="00000000" w:rsidDel="00000000" w:rsidP="00000000" w:rsidRDefault="00000000" w:rsidRPr="00000000" w14:paraId="000002EA">
            <w:pPr>
              <w:widowControl w:val="0"/>
              <w:spacing w:after="240" w:before="240" w:line="240" w:lineRule="auto"/>
              <w:ind w:left="720" w:firstLine="0"/>
              <w:rPr/>
            </w:pPr>
            <w:r w:rsidDel="00000000" w:rsidR="00000000" w:rsidRPr="00000000">
              <w:rPr>
                <w:rtl w:val="0"/>
              </w:rPr>
              <w:t xml:space="preserve">Nền tảng giao tiếp (messaging, gửi thông báo, chăm sóc khách hàng…) dưới dạng dịch vụ. GAPIT là một trong những nhà cung cấp CPaaS uy tín nhất tại Việt Nam</w:t>
            </w:r>
          </w:p>
          <w:p w:rsidR="00000000" w:rsidDel="00000000" w:rsidP="00000000" w:rsidRDefault="00000000" w:rsidRPr="00000000" w14:paraId="000002EB">
            <w:pPr>
              <w:widowControl w:val="0"/>
              <w:spacing w:after="240" w:before="240" w:line="240" w:lineRule="auto"/>
              <w:rPr/>
            </w:pPr>
            <w:r w:rsidDel="00000000" w:rsidR="00000000" w:rsidRPr="00000000">
              <w:rPr>
                <w:rtl w:val="0"/>
              </w:rPr>
              <w:t xml:space="preserve">Gapit là đối tác “Platinum” duy nhất của HubSpot tại Việt Nam – đặc biệt trong việc triển khai CRM + Marketing Automation. Cùng với hệ thống kết nối với các mạng viễn thông lớn tại Việt Nam để hỗ trợ dịch vụ SMS/MMS: Viettel, Mobifone, Vinaphone, Vietnamobile, Gmobile. Gapit tin rằng mình có thể đồng hành hỗ trợ và giúp đỡ cho các doanh nghiệp trong việc thực thi CRM và tìm ra các giải pháp martech hiệu quả.</w:t>
            </w:r>
          </w:p>
          <w:p w:rsidR="00000000" w:rsidDel="00000000" w:rsidP="00000000" w:rsidRDefault="00000000" w:rsidRPr="00000000" w14:paraId="000002EC">
            <w:pPr>
              <w:widowControl w:val="0"/>
              <w:spacing w:after="240" w:before="240" w:line="240" w:lineRule="auto"/>
              <w:rPr/>
            </w:pPr>
            <w:r w:rsidDel="00000000" w:rsidR="00000000" w:rsidRPr="00000000">
              <w:rPr>
                <w:rtl w:val="0"/>
              </w:rPr>
              <w:t xml:space="preserve">Anh/chị còn cần [AccountName] hỗ trợ tư vấn thêm gì không 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độ mở rộng lớn nhất.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0">
            <w:pPr>
              <w:widowControl w:val="0"/>
              <w:spacing w:line="240" w:lineRule="auto"/>
              <w:rPr/>
            </w:pPr>
            <w:r w:rsidDel="00000000" w:rsidR="00000000" w:rsidRPr="00000000">
              <w:rPr>
                <w:rtl w:val="0"/>
              </w:rPr>
              <w:t xml:space="preserve">AI cung cấp nhiều thông tin hơn, bao gồm cả thông tin để trả lời câu hỏi và thông tin gợi ý khai thác nhu cầu. Mức độ thu thập thông tin từ bên ngoài kho kiến thức được thiết lập để trả lời câu hỏi của khách lớn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Hỏi: “Gapit cung cấp dịch vụ gì?”</w:t>
            </w:r>
          </w:p>
          <w:p w:rsidR="00000000" w:rsidDel="00000000" w:rsidP="00000000" w:rsidRDefault="00000000" w:rsidRPr="00000000" w14:paraId="000002F2">
            <w:pPr>
              <w:widowControl w:val="0"/>
              <w:spacing w:line="240" w:lineRule="auto"/>
              <w:rPr/>
            </w:pPr>
            <w:r w:rsidDel="00000000" w:rsidR="00000000" w:rsidRPr="00000000">
              <w:rPr>
                <w:rtl w:val="0"/>
              </w:rPr>
            </w:r>
          </w:p>
          <w:p w:rsidR="00000000" w:rsidDel="00000000" w:rsidP="00000000" w:rsidRDefault="00000000" w:rsidRPr="00000000" w14:paraId="000002F3">
            <w:pPr>
              <w:widowControl w:val="0"/>
              <w:spacing w:line="240" w:lineRule="auto"/>
              <w:rPr/>
            </w:pPr>
            <w:r w:rsidDel="00000000" w:rsidR="00000000" w:rsidRPr="00000000">
              <w:rPr>
                <w:rtl w:val="0"/>
              </w:rPr>
              <w:t xml:space="preserve">Trả lời: </w:t>
            </w:r>
          </w:p>
          <w:p w:rsidR="00000000" w:rsidDel="00000000" w:rsidP="00000000" w:rsidRDefault="00000000" w:rsidRPr="00000000" w14:paraId="000002F4">
            <w:pPr>
              <w:widowControl w:val="0"/>
              <w:spacing w:line="240" w:lineRule="auto"/>
              <w:rPr/>
            </w:pPr>
            <w:r w:rsidDel="00000000" w:rsidR="00000000" w:rsidRPr="00000000">
              <w:rPr>
                <w:rtl w:val="0"/>
              </w:rPr>
              <w:t xml:space="preserve">“Dịch vụ của công ty cổ phần Gapit bao gồm:</w:t>
            </w:r>
          </w:p>
          <w:p w:rsidR="00000000" w:rsidDel="00000000" w:rsidP="00000000" w:rsidRDefault="00000000" w:rsidRPr="00000000" w14:paraId="000002F5">
            <w:pPr>
              <w:widowControl w:val="0"/>
              <w:spacing w:after="240" w:before="240" w:line="240" w:lineRule="auto"/>
              <w:ind w:left="720" w:firstLine="0"/>
              <w:rPr/>
            </w:pPr>
            <w:r w:rsidDel="00000000" w:rsidR="00000000" w:rsidRPr="00000000">
              <w:rPr>
                <w:b w:val="1"/>
                <w:bCs w:val="1"/>
                <w:rtl w:val="0"/>
              </w:rPr>
              <w:t xml:space="preserve">Mobile Marketing / Messaging Platform</w:t>
              <w:br w:type="textWrapping"/>
            </w:r>
            <w:r w:rsidDel="00000000" w:rsidR="00000000" w:rsidRPr="00000000">
              <w:rPr>
                <w:rtl w:val="0"/>
              </w:rPr>
              <w:t xml:space="preserve">GAPIT cung cấp hệ sinh thái gửi tin nhắn qua nhiều kênh như: SMS Brandname, MMS, A2P SMS, Viber Business Messaging, Zalo ZNS, WhatsApp Business API, RCS.</w:t>
            </w:r>
          </w:p>
          <w:p w:rsidR="00000000" w:rsidDel="00000000" w:rsidP="00000000" w:rsidRDefault="00000000" w:rsidRPr="00000000" w14:paraId="000002F6">
            <w:pPr>
              <w:widowControl w:val="0"/>
              <w:spacing w:after="240" w:before="240" w:line="240" w:lineRule="auto"/>
              <w:ind w:left="720" w:firstLine="0"/>
              <w:rPr>
                <w:color w:val="1155cc"/>
                <w:u w:val="single"/>
              </w:rPr>
            </w:pPr>
            <w:r w:rsidDel="00000000" w:rsidR="00000000" w:rsidRPr="00000000">
              <w:rPr>
                <w:rtl w:val="0"/>
              </w:rPr>
              <w:t xml:space="preserve">Hỗ trợ doanh nghiệp lập kịch bản tự động, tích hợp với hệ thống Marketing Automation.</w:t>
            </w:r>
            <w:r w:rsidDel="00000000" w:rsidR="00000000" w:rsidRPr="00000000">
              <w:rPr>
                <w:rtl w:val="0"/>
              </w:rPr>
            </w:r>
          </w:p>
          <w:p w:rsidR="00000000" w:rsidDel="00000000" w:rsidP="00000000" w:rsidRDefault="00000000" w:rsidRPr="00000000" w14:paraId="000002F7">
            <w:pPr>
              <w:widowControl w:val="0"/>
              <w:spacing w:after="240" w:before="240" w:line="240" w:lineRule="auto"/>
              <w:ind w:left="720" w:firstLine="0"/>
              <w:rPr>
                <w:b w:val="1"/>
                <w:bCs w:val="1"/>
              </w:rPr>
            </w:pPr>
            <w:r w:rsidDel="00000000" w:rsidR="00000000" w:rsidRPr="00000000">
              <w:rPr>
                <w:b w:val="1"/>
                <w:bCs w:val="1"/>
                <w:rtl w:val="0"/>
              </w:rPr>
              <w:t xml:space="preserve">MarTech / Giải pháp Công nghệ Marketing</w:t>
            </w:r>
          </w:p>
          <w:p w:rsidR="00000000" w:rsidDel="00000000" w:rsidP="00000000" w:rsidRDefault="00000000" w:rsidRPr="00000000" w14:paraId="000002F8">
            <w:pPr>
              <w:widowControl w:val="0"/>
              <w:spacing w:after="240" w:before="240" w:line="240" w:lineRule="auto"/>
              <w:ind w:left="720" w:firstLine="0"/>
              <w:rPr/>
            </w:pPr>
            <w:r w:rsidDel="00000000" w:rsidR="00000000" w:rsidRPr="00000000">
              <w:rPr>
                <w:rtl w:val="0"/>
              </w:rPr>
              <w:t xml:space="preserve">GAPIT cung cấp giải pháp toàn diện MarTech, giúp doanh nghiệp tối ưu hóa các hoạt động marketing đa kênh</w:t>
            </w:r>
          </w:p>
          <w:p w:rsidR="00000000" w:rsidDel="00000000" w:rsidP="00000000" w:rsidRDefault="00000000" w:rsidRPr="00000000" w14:paraId="000002F9">
            <w:pPr>
              <w:widowControl w:val="0"/>
              <w:spacing w:after="240" w:before="240" w:line="240" w:lineRule="auto"/>
              <w:ind w:left="720" w:firstLine="0"/>
              <w:rPr>
                <w:color w:val="1155cc"/>
                <w:u w:val="single"/>
              </w:rPr>
            </w:pPr>
            <w:r w:rsidDel="00000000" w:rsidR="00000000" w:rsidRPr="00000000">
              <w:rPr>
                <w:rtl w:val="0"/>
              </w:rPr>
              <w:t xml:space="preserve">Hợp tác với nền tảng CRM &amp; Marketing Automation như HubSpot để triển khai cho doanh nghiệp Việt Nam: tư vấn, onboarding, đào tạo, tích hợp hệ thống.</w:t>
            </w:r>
            <w:r w:rsidDel="00000000" w:rsidR="00000000" w:rsidRPr="00000000">
              <w:rPr>
                <w:rtl w:val="0"/>
              </w:rPr>
            </w:r>
          </w:p>
          <w:p w:rsidR="00000000" w:rsidDel="00000000" w:rsidP="00000000" w:rsidRDefault="00000000" w:rsidRPr="00000000" w14:paraId="000002FA">
            <w:pPr>
              <w:widowControl w:val="0"/>
              <w:spacing w:after="240" w:before="240" w:line="240" w:lineRule="auto"/>
              <w:ind w:left="720" w:firstLine="0"/>
              <w:rPr>
                <w:b w:val="1"/>
                <w:bCs w:val="1"/>
              </w:rPr>
            </w:pPr>
            <w:r w:rsidDel="00000000" w:rsidR="00000000" w:rsidRPr="00000000">
              <w:rPr>
                <w:b w:val="1"/>
                <w:bCs w:val="1"/>
                <w:rtl w:val="0"/>
              </w:rPr>
              <w:t xml:space="preserve">CPaaS (Communication Platform as a Service)</w:t>
            </w:r>
          </w:p>
          <w:p w:rsidR="00000000" w:rsidDel="00000000" w:rsidP="00000000" w:rsidRDefault="00000000" w:rsidRPr="00000000" w14:paraId="000002FB">
            <w:pPr>
              <w:widowControl w:val="0"/>
              <w:spacing w:after="240" w:before="240" w:line="240" w:lineRule="auto"/>
              <w:ind w:left="720" w:firstLine="0"/>
              <w:rPr/>
            </w:pPr>
            <w:r w:rsidDel="00000000" w:rsidR="00000000" w:rsidRPr="00000000">
              <w:rPr>
                <w:rtl w:val="0"/>
              </w:rPr>
              <w:t xml:space="preserve">Nền tảng giao tiếp (messaging, gửi thông báo, chăm sóc khách hàng…) dưới dạng dịch vụ. GAPIT là một trong những nhà cung cấp CPaaS uy tín nhất tại Việt Nam</w:t>
            </w:r>
          </w:p>
          <w:p w:rsidR="00000000" w:rsidDel="00000000" w:rsidP="00000000" w:rsidRDefault="00000000" w:rsidRPr="00000000" w14:paraId="000002FC">
            <w:pPr>
              <w:widowControl w:val="0"/>
              <w:spacing w:after="240" w:before="240" w:line="240" w:lineRule="auto"/>
              <w:rPr/>
            </w:pPr>
            <w:r w:rsidDel="00000000" w:rsidR="00000000" w:rsidRPr="00000000">
              <w:rPr>
                <w:rtl w:val="0"/>
              </w:rPr>
              <w:t xml:space="preserve">GAPIT đã phục vụ </w:t>
            </w:r>
            <w:r w:rsidDel="00000000" w:rsidR="00000000" w:rsidRPr="00000000">
              <w:rPr>
                <w:b w:val="1"/>
                <w:bCs w:val="1"/>
                <w:rtl w:val="0"/>
              </w:rPr>
              <w:t xml:space="preserve">10 000+ khách hàng đối tác</w:t>
            </w:r>
            <w:r w:rsidDel="00000000" w:rsidR="00000000" w:rsidRPr="00000000">
              <w:rPr>
                <w:rtl w:val="0"/>
              </w:rPr>
              <w:t xml:space="preserve"> và có hơn </w:t>
            </w:r>
            <w:r w:rsidDel="00000000" w:rsidR="00000000" w:rsidRPr="00000000">
              <w:rPr>
                <w:b w:val="1"/>
                <w:bCs w:val="1"/>
                <w:rtl w:val="0"/>
              </w:rPr>
              <w:t xml:space="preserve">30 000 dự án hoàn thành</w:t>
            </w:r>
            <w:r w:rsidDel="00000000" w:rsidR="00000000" w:rsidRPr="00000000">
              <w:rPr>
                <w:rtl w:val="0"/>
              </w:rPr>
              <w:t xml:space="preserve">.</w:t>
            </w:r>
          </w:p>
          <w:p w:rsidR="00000000" w:rsidDel="00000000" w:rsidP="00000000" w:rsidRDefault="00000000" w:rsidRPr="00000000" w14:paraId="000002FD">
            <w:pPr>
              <w:widowControl w:val="0"/>
              <w:spacing w:after="240" w:before="240" w:line="240" w:lineRule="auto"/>
              <w:rPr/>
            </w:pPr>
            <w:r w:rsidDel="00000000" w:rsidR="00000000" w:rsidRPr="00000000">
              <w:rPr>
                <w:rtl w:val="0"/>
              </w:rPr>
              <w:t xml:space="preserve">Gapit là đối tác “Platinum” (Bạch kim) duy nhất của HubSpot tại Việt Nam – đặc biệt trong việc triển khai CRM + Marketing Automation. Cùng với hệ thống kết nối với các mạng viễn thông lớn tại Việt Nam để hỗ trợ dịch vụ SMS/MMS: Viettel, Mobifone, Vinaphone, Vietnamobile, Gmobile. Gapit tin rằng mình có thể đồng hành hỗ trợ và giúp đỡ cho các doanh nghiệp trong việc thực thi CRM và tìm ra các giải pháp martech hiệu quả. </w:t>
            </w:r>
          </w:p>
          <w:p w:rsidR="00000000" w:rsidDel="00000000" w:rsidP="00000000" w:rsidRDefault="00000000" w:rsidRPr="00000000" w14:paraId="000002FE">
            <w:pPr>
              <w:widowControl w:val="0"/>
              <w:spacing w:after="240" w:before="240" w:line="240" w:lineRule="auto"/>
              <w:rPr/>
            </w:pPr>
            <w:r w:rsidDel="00000000" w:rsidR="00000000" w:rsidRPr="00000000">
              <w:rPr>
                <w:rtl w:val="0"/>
              </w:rPr>
              <w:t xml:space="preserve">Anh/chị còn cần [AccountName] hỗ trợ tư vấn thêm gì không ạ?</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ý: Mức độ mở rộng càng cao, AI tiêu tốn token càng nhiều</w:t>
            </w:r>
          </w:p>
        </w:tc>
      </w:tr>
    </w:tbl>
    <w:p w:rsidR="00000000" w:rsidDel="00000000" w:rsidP="00000000" w:rsidRDefault="00000000" w:rsidRPr="00000000" w14:paraId="00000302">
      <w:pPr>
        <w:rPr>
          <w:b w:val="1"/>
          <w:bCs w:val="1"/>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1st5nryiatne" w:id="17"/>
      <w:bookmarkEnd w:id="17"/>
      <w:r w:rsidDel="00000000" w:rsidR="00000000" w:rsidRPr="00000000">
        <w:rPr>
          <w:rtl w:val="0"/>
        </w:rPr>
        <w:t xml:space="preserve">2.4 Use Case chi tiết:</w:t>
      </w:r>
    </w:p>
    <w:tbl>
      <w:tblPr>
        <w:tblStyle w:val="Table14"/>
        <w:tblW w:w="1035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1275"/>
        <w:gridCol w:w="885"/>
        <w:gridCol w:w="2325"/>
        <w:gridCol w:w="2385"/>
        <w:gridCol w:w="2235"/>
        <w:tblGridChange w:id="0">
          <w:tblGrid>
            <w:gridCol w:w="1245"/>
            <w:gridCol w:w="1275"/>
            <w:gridCol w:w="885"/>
            <w:gridCol w:w="2325"/>
            <w:gridCol w:w="2385"/>
            <w:gridCol w:w="223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b w:val="1"/>
                <w:bCs w:val="1"/>
                <w:rtl w:val="0"/>
              </w:rPr>
              <w:t xml:space="preserve">Usecase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jc w:val="center"/>
              <w:rPr/>
            </w:pPr>
            <w:r w:rsidDel="00000000" w:rsidR="00000000" w:rsidRPr="00000000">
              <w:rPr>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b w:val="1"/>
                <w:bCs w:val="1"/>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Điều kiện đầu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Kết quả mong muốn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UC2.1.01</w:t>
            </w:r>
          </w:p>
          <w:p w:rsidR="00000000" w:rsidDel="00000000" w:rsidP="00000000" w:rsidRDefault="00000000" w:rsidRPr="00000000" w14:paraId="0000030C">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Người dùng Nhập 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Người dùng nhập tên AI vào trường bắt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t xml:space="preserve">Người dùng có quyền thêm mới AI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Tên AI được lưu tạm thời trong hệ thống, không để trống khi chuyển bước.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UC2.1.01a</w:t>
            </w:r>
          </w:p>
          <w:p w:rsidR="00000000" w:rsidDel="00000000" w:rsidP="00000000" w:rsidRDefault="00000000" w:rsidRPr="00000000" w14:paraId="00000314">
            <w:pPr>
              <w:rPr/>
            </w:pPr>
            <w:r w:rsidDel="00000000" w:rsidR="00000000" w:rsidRPr="00000000">
              <w:rPr>
                <w:rtl w:val="0"/>
              </w:rPr>
              <w:t xml:space="preserve">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Người dùng để trống 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Người dùng để trống trường dữ liệu 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Người dùng có quyền thêm mới AI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Khi bấm "</w:t>
            </w:r>
            <w:r w:rsidDel="00000000" w:rsidR="00000000" w:rsidRPr="00000000">
              <w:rPr>
                <w:b w:val="1"/>
                <w:bCs w:val="1"/>
                <w:rtl w:val="0"/>
              </w:rPr>
              <w:t xml:space="preserve">Hoàn thành</w:t>
            </w:r>
            <w:r w:rsidDel="00000000" w:rsidR="00000000" w:rsidRPr="00000000">
              <w:rPr>
                <w:rtl w:val="0"/>
              </w:rPr>
              <w:t xml:space="preserve">", hệ thống hiển thị cảnh báo tại trường dữ liệu tên AI "Tên AI là thông tin bắt buộc".</w:t>
            </w:r>
          </w:p>
          <w:p w:rsidR="00000000" w:rsidDel="00000000" w:rsidP="00000000" w:rsidRDefault="00000000" w:rsidRPr="00000000" w14:paraId="0000031B">
            <w:pPr>
              <w:rPr/>
            </w:pPr>
            <w:r w:rsidDel="00000000" w:rsidR="00000000" w:rsidRPr="00000000">
              <w:rPr>
                <w:rtl w:val="0"/>
              </w:rPr>
              <w:t xml:space="preserve">=&gt; Người dùng hoàn thành bước điền tên AI.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UC2.1.01b </w:t>
            </w:r>
          </w:p>
          <w:p w:rsidR="00000000" w:rsidDel="00000000" w:rsidP="00000000" w:rsidRDefault="00000000" w:rsidRPr="00000000" w14:paraId="0000031D">
            <w:pPr>
              <w:rPr/>
            </w:pPr>
            <w:r w:rsidDel="00000000" w:rsidR="00000000" w:rsidRPr="00000000">
              <w:rPr>
                <w:rtl w:val="0"/>
              </w:rPr>
              <w:t xml:space="preserve">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Người dùng nhập tên AI chứa ký tự không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Người dùng nhập ký tự không hợp lệ vào 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Người dùng có quyền thêm mới AI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Hệ thống chặn nhập hoặc thông báo lỗi: “Tên AI không được chứa các ký tự đặc biệt” khi bấm "</w:t>
            </w:r>
            <w:r w:rsidDel="00000000" w:rsidR="00000000" w:rsidRPr="00000000">
              <w:rPr>
                <w:b w:val="1"/>
                <w:bCs w:val="1"/>
                <w:rtl w:val="0"/>
              </w:rPr>
              <w:t xml:space="preserve">Tiếp theo</w:t>
            </w: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=&gt; Người dùng hoàn thành bước điền tên AI.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UC2.1.2</w:t>
            </w:r>
          </w:p>
          <w:p w:rsidR="00000000" w:rsidDel="00000000" w:rsidP="00000000" w:rsidRDefault="00000000" w:rsidRPr="00000000" w14:paraId="00000326">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Người dùng nhập mô tả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Người dùng nhập mô tả mục tiêu, ghi chú hoặc phạm vi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Mô tả được lưu tạm thời, có thể để trống nhưng nếu nhập thì phải đúng định dạng text.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UC2.1.2a</w:t>
            </w:r>
          </w:p>
          <w:p w:rsidR="00000000" w:rsidDel="00000000" w:rsidP="00000000" w:rsidRDefault="00000000" w:rsidRPr="00000000" w14:paraId="0000032D">
            <w:pPr>
              <w:rPr/>
            </w:pPr>
            <w:r w:rsidDel="00000000" w:rsidR="00000000" w:rsidRPr="00000000">
              <w:rPr>
                <w:rtl w:val="0"/>
              </w:rPr>
              <w:t xml:space="preserve">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Người dùng nhập mô tả AI quá giới hạn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Người dùng nhập mô tả mục tiêu, ghi chú hoặc phạm vi AI quá 2000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rtl w:val="0"/>
              </w:rPr>
              <w:t xml:space="preserve">Hệ thống hiển thị cảnh báo giới hạn: “Giới hạn mô tả trong 2000 ký tự”</w:t>
              <w:br w:type="textWrapping"/>
              <w:t xml:space="preserve">=&gt; Người dùng hoàn thành điền mô tả trong giới hạn và đúng định dạng. Mô tả được lưu tạm thời.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UC2.1.4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Người dùng </w:t>
            </w:r>
            <w:r w:rsidDel="00000000" w:rsidR="00000000" w:rsidRPr="00000000">
              <w:rPr>
                <w:b w:val="1"/>
                <w:bCs w:val="1"/>
                <w:rtl w:val="0"/>
              </w:rPr>
              <w:t xml:space="preserve">Hủy </w:t>
            </w:r>
            <w:r w:rsidDel="00000000" w:rsidR="00000000" w:rsidRPr="00000000">
              <w:rPr>
                <w:rtl w:val="0"/>
              </w:rPr>
              <w:t xml:space="preserve">thao tác thiết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Người dùng bấm nút </w:t>
            </w:r>
            <w:r w:rsidDel="00000000" w:rsidR="00000000" w:rsidRPr="00000000">
              <w:rPr>
                <w:b w:val="1"/>
                <w:bCs w:val="1"/>
                <w:rtl w:val="0"/>
              </w:rPr>
              <w:t xml:space="preserve">Hủy</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Giao diện </w:t>
            </w:r>
            <w:r w:rsidDel="00000000" w:rsidR="00000000" w:rsidRPr="00000000">
              <w:rPr>
                <w:b w:val="1"/>
                <w:bCs w:val="1"/>
                <w:rtl w:val="0"/>
              </w:rPr>
              <w:t xml:space="preserve">Thông tin chung</w:t>
            </w:r>
            <w:r w:rsidDel="00000000" w:rsidR="00000000" w:rsidRPr="00000000">
              <w:rPr>
                <w:rtl w:val="0"/>
              </w:rPr>
              <w:t xml:space="preserve"> đang mở.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b w:val="1"/>
                <w:bCs w:val="1"/>
              </w:rPr>
            </w:pPr>
            <w:r w:rsidDel="00000000" w:rsidR="00000000" w:rsidRPr="00000000">
              <w:rPr>
                <w:rtl w:val="0"/>
              </w:rPr>
              <w:t xml:space="preserve">Hệ thống hiện Popup cảnh báo: “Bạn chắc chắn muốn hủy? Mọi thiết lập cũ sẽ không được lưu”, nhấp chọn “</w:t>
            </w:r>
            <w:r w:rsidDel="00000000" w:rsidR="00000000" w:rsidRPr="00000000">
              <w:rPr>
                <w:b w:val="1"/>
                <w:bCs w:val="1"/>
                <w:rtl w:val="0"/>
              </w:rPr>
              <w:t xml:space="preserve">Xác nhận</w:t>
            </w:r>
            <w:r w:rsidDel="00000000" w:rsidR="00000000" w:rsidRPr="00000000">
              <w:rPr>
                <w:rtl w:val="0"/>
              </w:rPr>
              <w:t xml:space="preserve">” để xác nhận hủy, nhấp chọn “</w:t>
            </w:r>
            <w:r w:rsidDel="00000000" w:rsidR="00000000" w:rsidRPr="00000000">
              <w:rPr>
                <w:b w:val="1"/>
                <w:bCs w:val="1"/>
                <w:rtl w:val="0"/>
              </w:rPr>
              <w:t xml:space="preserve">Quay lại</w:t>
            </w:r>
            <w:r w:rsidDel="00000000" w:rsidR="00000000" w:rsidRPr="00000000">
              <w:rPr>
                <w:rtl w:val="0"/>
              </w:rPr>
              <w:t xml:space="preserve">” để hủy bỏ thao tác </w:t>
            </w:r>
            <w:r w:rsidDel="00000000" w:rsidR="00000000" w:rsidRPr="00000000">
              <w:rPr>
                <w:b w:val="1"/>
                <w:bCs w:val="1"/>
                <w:rtl w:val="0"/>
              </w:rPr>
              <w:t xml:space="preserve">Hủy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UC2.2.1</w:t>
            </w:r>
          </w:p>
          <w:p w:rsidR="00000000" w:rsidDel="00000000" w:rsidP="00000000" w:rsidRDefault="00000000" w:rsidRPr="00000000" w14:paraId="0000033A">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Model AI: Chọn Nhà cung cấp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Người dùng chọn nhà cung cấp AI từ dropdown list do hệ thống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Người dùng có quyền thêm mới AI.</w:t>
            </w:r>
          </w:p>
          <w:p w:rsidR="00000000" w:rsidDel="00000000" w:rsidP="00000000" w:rsidRDefault="00000000" w:rsidRPr="00000000" w14:paraId="0000033F">
            <w:pPr>
              <w:rPr>
                <w:b w:val="1"/>
                <w:bCs w:val="1"/>
              </w:rPr>
            </w:pPr>
            <w:r w:rsidDel="00000000" w:rsidR="00000000" w:rsidRPr="00000000">
              <w:rPr>
                <w:rtl w:val="0"/>
              </w:rPr>
              <w:t xml:space="preserve">Đang ở giao diện </w:t>
            </w:r>
            <w:r w:rsidDel="00000000" w:rsidR="00000000" w:rsidRPr="00000000">
              <w:rPr>
                <w:b w:val="1"/>
                <w:bCs w:val="1"/>
                <w:rtl w:val="0"/>
              </w:rPr>
              <w:t xml:space="preserve">Thiết lập</w:t>
            </w:r>
          </w:p>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i w:val="1"/>
                <w:iCs w:val="1"/>
              </w:rPr>
            </w:pPr>
            <w:r w:rsidDel="00000000" w:rsidR="00000000" w:rsidRPr="00000000">
              <w:rPr>
                <w:i w:val="1"/>
                <w:iCs w:val="1"/>
                <w:rtl w:val="0"/>
              </w:rPr>
              <w:t xml:space="preserve">(Sau đây, tất cả UC có mã UC2.2. đều có điều kiện đầu tiên tương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Nhà cung cấp AI được chọn thành công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Model AI: Chọn model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Người dùng chọn model AI tương ứng với nhà cung cấp từ dropdown list do hệ thống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Model được chọn thành công và tương ứng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UC2.2….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Để trống Nhà cung cấp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Người dùng không chọn nhà cung cấp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Trường dữ liệu </w:t>
            </w:r>
            <w:r w:rsidDel="00000000" w:rsidR="00000000" w:rsidRPr="00000000">
              <w:rPr>
                <w:b w:val="1"/>
                <w:bCs w:val="1"/>
                <w:rtl w:val="0"/>
              </w:rPr>
              <w:t xml:space="preserve">Nhà cung cấp</w:t>
            </w:r>
            <w:r w:rsidDel="00000000" w:rsidR="00000000" w:rsidRPr="00000000">
              <w:rPr>
                <w:rtl w:val="0"/>
              </w:rPr>
              <w:t xml:space="preserve"> bị để trống.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i w:val="1"/>
                <w:iCs w:val="1"/>
              </w:rPr>
            </w:pPr>
            <w:r w:rsidDel="00000000" w:rsidR="00000000" w:rsidRPr="00000000">
              <w:rPr>
                <w:rtl w:val="0"/>
              </w:rPr>
              <w:t xml:space="preserve">Người dùng bấm “</w:t>
            </w:r>
            <w:r w:rsidDel="00000000" w:rsidR="00000000" w:rsidRPr="00000000">
              <w:rPr>
                <w:b w:val="1"/>
                <w:bCs w:val="1"/>
                <w:rtl w:val="0"/>
              </w:rPr>
              <w:t xml:space="preserve">Lưu</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Hệ thống hiện cảnh báo lỗi: “Nhà cung cấp AI không được để trống”. Đồng thời trường dữ liệu liên kết </w:t>
            </w:r>
            <w:r w:rsidDel="00000000" w:rsidR="00000000" w:rsidRPr="00000000">
              <w:rPr>
                <w:b w:val="1"/>
                <w:bCs w:val="1"/>
                <w:rtl w:val="0"/>
              </w:rPr>
              <w:t xml:space="preserve">Model AI</w:t>
            </w:r>
            <w:r w:rsidDel="00000000" w:rsidR="00000000" w:rsidRPr="00000000">
              <w:rPr>
                <w:rtl w:val="0"/>
              </w:rPr>
              <w:t xml:space="preserve"> không khả dụng, không cho phép chọn</w:t>
            </w:r>
          </w:p>
          <w:p w:rsidR="00000000" w:rsidDel="00000000" w:rsidP="00000000" w:rsidRDefault="00000000" w:rsidRPr="00000000" w14:paraId="00000351">
            <w:pPr>
              <w:rPr/>
            </w:pPr>
            <w:r w:rsidDel="00000000" w:rsidR="00000000" w:rsidRPr="00000000">
              <w:rPr>
                <w:rtl w:val="0"/>
              </w:rPr>
              <w:t xml:space="preserve">=&gt; Người dùng nhập model AI và hệ thống lưu thành công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UC2.2.1a</w:t>
            </w:r>
          </w:p>
          <w:p w:rsidR="00000000" w:rsidDel="00000000" w:rsidP="00000000" w:rsidRDefault="00000000" w:rsidRPr="00000000" w14:paraId="00000353">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Để trống Model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Người dùng không chọn model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Trường dữ liệu </w:t>
            </w:r>
            <w:r w:rsidDel="00000000" w:rsidR="00000000" w:rsidRPr="00000000">
              <w:rPr>
                <w:b w:val="1"/>
                <w:bCs w:val="1"/>
                <w:rtl w:val="0"/>
              </w:rPr>
              <w:t xml:space="preserve">Model</w:t>
            </w:r>
            <w:r w:rsidDel="00000000" w:rsidR="00000000" w:rsidRPr="00000000">
              <w:rPr>
                <w:rtl w:val="0"/>
              </w:rPr>
              <w:t xml:space="preserve"> bị để trống.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i w:val="1"/>
                <w:iCs w:val="1"/>
              </w:rPr>
            </w:pPr>
            <w:r w:rsidDel="00000000" w:rsidR="00000000" w:rsidRPr="00000000">
              <w:rPr>
                <w:rtl w:val="0"/>
              </w:rPr>
              <w:t xml:space="preserve">Người dùng bấm “</w:t>
            </w:r>
            <w:r w:rsidDel="00000000" w:rsidR="00000000" w:rsidRPr="00000000">
              <w:rPr>
                <w:b w:val="1"/>
                <w:bCs w:val="1"/>
                <w:rtl w:val="0"/>
              </w:rPr>
              <w:t xml:space="preserve">Lưu</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Hệ thống hiện cảnh báo lỗi: “Model không được để trống”</w:t>
            </w:r>
          </w:p>
          <w:p w:rsidR="00000000" w:rsidDel="00000000" w:rsidP="00000000" w:rsidRDefault="00000000" w:rsidRPr="00000000" w14:paraId="0000035B">
            <w:pPr>
              <w:rPr/>
            </w:pPr>
            <w:r w:rsidDel="00000000" w:rsidR="00000000" w:rsidRPr="00000000">
              <w:rPr>
                <w:rtl w:val="0"/>
              </w:rPr>
              <w:t xml:space="preserve">=&gt; Người dùng nhập model AI và hệ thống lưu thành công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UC2.2.2</w:t>
            </w:r>
          </w:p>
          <w:p w:rsidR="00000000" w:rsidDel="00000000" w:rsidP="00000000" w:rsidRDefault="00000000" w:rsidRPr="00000000" w14:paraId="0000035D">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Nhập Mã kết nối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Người dùng nhập mã kết nối AI hợp lệ để hệ thống xác thực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Mã kết nối hợp lệ từ nhà cung cấp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Mã kết nối AI được xác nhận và lưu</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UC2.2.2a</w:t>
            </w:r>
          </w:p>
          <w:p w:rsidR="00000000" w:rsidDel="00000000" w:rsidP="00000000" w:rsidRDefault="00000000" w:rsidRPr="00000000" w14:paraId="00000364">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Không nhập mã kết nối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Người dùng không nhập mã kết nối AI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Mã kết nối AI bị bỏ trống</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Người dùng bấm “</w:t>
            </w:r>
            <w:r w:rsidDel="00000000" w:rsidR="00000000" w:rsidRPr="00000000">
              <w:rPr>
                <w:b w:val="1"/>
                <w:bCs w:val="1"/>
                <w:rtl w:val="0"/>
              </w:rPr>
              <w:t xml:space="preserve">Lưu</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Hệ thống không cho lưu đồng thời hiện cảnh báo: “Mã kết nối không được để trống và phải hợp lệ”</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UC2.2.2b</w:t>
            </w:r>
          </w:p>
          <w:p w:rsidR="00000000" w:rsidDel="00000000" w:rsidP="00000000" w:rsidRDefault="00000000" w:rsidRPr="00000000" w14:paraId="0000036D">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Nhập sai mã kết nối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Người dùng nhập mã kết nối AI không hợp lệ để hệ thống xác thực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Mã kết nối AI không hợp lệ </w:t>
            </w:r>
            <w:r w:rsidDel="00000000" w:rsidR="00000000" w:rsidRPr="00000000">
              <w:rPr>
                <w:rtl w:val="0"/>
              </w:rPr>
              <w:t xml:space="preserve">- sai mã kết nối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Hệ thống không cho lưu đồng thời hiện cảnh báo: “Mã kết nối không được để trống và phải hợp lệ”</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UC2.2.2c</w:t>
            </w:r>
          </w:p>
          <w:p w:rsidR="00000000" w:rsidDel="00000000" w:rsidP="00000000" w:rsidRDefault="00000000" w:rsidRPr="00000000" w14:paraId="00000374">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Nhập mã kết nối AI đã tồn tại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Người dùng nhập mã kết nối AI không hợp lệ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Mã kết nối bị trùng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Hệ thống không cho lưu đồng thời hiện cảnh báo: “Mã kết nối không được để trống và phải hợp lệ”.</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Hiện popup thông báo: “Mã kết nối hết hạn. Vui lòng kiểm tra lại mã kết nối của bạn”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UC2.2.2d</w:t>
            </w:r>
          </w:p>
          <w:p w:rsidR="00000000" w:rsidDel="00000000" w:rsidP="00000000" w:rsidRDefault="00000000" w:rsidRPr="00000000" w14:paraId="0000037D">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Nhập mã kết nối AI hết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Người dùng nhập mã kết nối AI hết hạn để hệ thống xác thực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Mã kết nối hết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Hệ thống không cho lưu đồng thời hiện cảnh báo: “Mã kết nối không được để trống và phải hợp lệ”.</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Hiện popup thông báo: “Mã kết nối hết hạn. Vui lòng kiểm tra lại mã kết nối của bạn”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UC2.2.3</w:t>
            </w:r>
          </w:p>
          <w:p w:rsidR="00000000" w:rsidDel="00000000" w:rsidP="00000000" w:rsidRDefault="00000000" w:rsidRPr="00000000" w14:paraId="00000386">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Nhập Prompt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Nhập đoạn prompt mô tả cách AI cần phản hồi trong các tình huống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Người dùng có prompt khoa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Hệ thống lưu Prompt và chuyển tới AI để trainning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UC2.2.3a</w:t>
            </w:r>
          </w:p>
          <w:p w:rsidR="00000000" w:rsidDel="00000000" w:rsidP="00000000" w:rsidRDefault="00000000" w:rsidRPr="00000000" w14:paraId="0000038D">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Để trống Prompt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Người dùng để trống prompt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Trường Prompt bị bỏ trống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Hệ thống cho lưu nhưng AI sẽ vận hành theo chế độ mặc định của nhà cung cấp AI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UC2.2.3b</w:t>
            </w:r>
          </w:p>
          <w:p w:rsidR="00000000" w:rsidDel="00000000" w:rsidP="00000000" w:rsidRDefault="00000000" w:rsidRPr="00000000" w14:paraId="00000394">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Nhập prompt quá giới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Người dùng nhập prompt quá 2000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Ghi nhận tình trạng nhập quá 2000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Hệ thống ngay lập tức cảnh báo hoặc không cảnh báo nhưng không cho nhập thêm. </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UC2.2.4</w:t>
            </w:r>
          </w:p>
          <w:p w:rsidR="00000000" w:rsidDel="00000000" w:rsidP="00000000" w:rsidRDefault="00000000" w:rsidRPr="00000000" w14:paraId="0000039B">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Tải file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Upload tài liệu nội bộ để AI tham chiếu khi trả lời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File hợp lệ (Word, Excel, PDF, Link) không lớn hơn 20mb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File được tải lên và hiển thị trong danh sách tài liệu</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UC2.2.4.a</w:t>
            </w:r>
          </w:p>
          <w:p w:rsidR="00000000" w:rsidDel="00000000" w:rsidP="00000000" w:rsidRDefault="00000000" w:rsidRPr="00000000" w14:paraId="000003A2">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Tải file kiến thức quá dung lượng hoặc sai định dạng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Upload tài liệu nội bộ để AI tham chiếu sai định dạng hoặc quá dung lượng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File ko hợp lệ ( không phải Word, Excel, PDF, Link) không lớn hơn 20mb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Hệ thống hiện cảnh báo. “Hỗ trợ file word, excel, PDF không quá 20Mb”</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UC2.2.5.</w:t>
            </w:r>
          </w:p>
          <w:p w:rsidR="00000000" w:rsidDel="00000000" w:rsidP="00000000" w:rsidRDefault="00000000" w:rsidRPr="00000000" w14:paraId="000003A9">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Thêm URL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Nhập link tài liệu/URL để AI sử dụng làm nguồn tham chiếu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URL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Link được thêm vào danh sách tài liệu</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UC2.2.5.a</w:t>
            </w:r>
          </w:p>
          <w:p w:rsidR="00000000" w:rsidDel="00000000" w:rsidP="00000000" w:rsidRDefault="00000000" w:rsidRPr="00000000" w14:paraId="000003B0">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Thêm URL link không an toàn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Nhập link tài liệu/URL không an toàn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URL không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Hệ thống hiện cảnh báo “Phát hiện đường dẫn không an toàn. Vui lòng nhập đường dẫn khác”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UC2.2.5.b</w:t>
            </w:r>
          </w:p>
          <w:p w:rsidR="00000000" w:rsidDel="00000000" w:rsidP="00000000" w:rsidRDefault="00000000" w:rsidRPr="00000000" w14:paraId="000003B7">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Không truy cập được URL người dùng tải lên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Nhập link tài liệu/URL sai hoặc giới hạn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URL không đọc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Hệ thống hiện cảnh báo “Không thể xác thực nội dung URL”</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UC2.2.6</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Thay đổi quản lý danh sách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Thêm, hoặc xóa tài liệu tham chiếu cho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Có ít nhất một tài liệu đã upload hoặc nhập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Danh sách tài liệu hiển thị và được cập nhật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UC2.2.6.a</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Xóa tài liệu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Người dùng nhấp biểu tượng xóa trong bảng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Có ít nhất một tài liệu đã upload hoặc nhập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Hệ thống hiện thông báo (popup): “Bạn chắc chắn muốn xóa?” kèm nút “Quay lại”, “Đồng ý”</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UC2.2.6.b</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Chỉnh sửa không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Thêm tài liệu không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Chỉnh sửa không hợp lệ (tên trùng, định dạng sai) → báo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Hệ thống hiển thị thông báo: “Tài liệu đã tồn tại trong hệ thống” nếu trùng.</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Hiện:</w:t>
            </w:r>
          </w:p>
          <w:p w:rsidR="00000000" w:rsidDel="00000000" w:rsidP="00000000" w:rsidRDefault="00000000" w:rsidRPr="00000000" w14:paraId="000003D7">
            <w:pPr>
              <w:rPr/>
            </w:pPr>
            <w:r w:rsidDel="00000000" w:rsidR="00000000" w:rsidRPr="00000000">
              <w:rPr>
                <w:rtl w:val="0"/>
              </w:rPr>
              <w:t xml:space="preserve">“Hỗ trợ file word, excel, PDF không quá 20Mb” nếu không trùng nhưng sai định dạng</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UC2.2.7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Cấu hình mức độ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Thay đổi lựa chọn mức độ để thay đổi phạm vi trả lời của AI (từ hẹp đến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Người dùng có quyền điều chỉnh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AI thay đổi cách phản hồi theo mức độ mở rộng đã chọn khi người dùng nhấn lưu.</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UC2.2.8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Kích hoạt tùy chọn nâng 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Tích chọn các tùy chọn: từ chối trả lời và chọn điều kiện: không tìm thấy thông tin, phát hiện ngữ cảnh tiêu cực, phát hiện nhu cầu tư vấn chuyên sâu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Màn hình hiển thị các checkbox tùy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Các tùy chọn được lưu và áp dụng cho AI.</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Sinh ra event “AI từ chối trả lời” khi trùng khớp với điều kiện được tích chọn.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Nếu không chọn coi như người dùng không kích hoạt, AI sẽ chạy tự nhiên và không sinh ra event “AI từ chối trả lời”.</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UC2.2.8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Người dùng </w:t>
            </w:r>
            <w:r w:rsidDel="00000000" w:rsidR="00000000" w:rsidRPr="00000000">
              <w:rPr>
                <w:b w:val="1"/>
                <w:bCs w:val="1"/>
                <w:rtl w:val="0"/>
              </w:rPr>
              <w:t xml:space="preserve">Hủy </w:t>
            </w:r>
            <w:r w:rsidDel="00000000" w:rsidR="00000000" w:rsidRPr="00000000">
              <w:rPr>
                <w:rtl w:val="0"/>
              </w:rPr>
              <w:t xml:space="preserve">thao tác thiết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Người dùng bấm nút </w:t>
            </w:r>
            <w:r w:rsidDel="00000000" w:rsidR="00000000" w:rsidRPr="00000000">
              <w:rPr>
                <w:b w:val="1"/>
                <w:bCs w:val="1"/>
                <w:rtl w:val="0"/>
              </w:rPr>
              <w:t xml:space="preserve">Hủy</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Giao diện </w:t>
            </w:r>
            <w:r w:rsidDel="00000000" w:rsidR="00000000" w:rsidRPr="00000000">
              <w:rPr>
                <w:b w:val="1"/>
                <w:bCs w:val="1"/>
                <w:rtl w:val="0"/>
              </w:rPr>
              <w:t xml:space="preserve">Thiết lập</w:t>
            </w:r>
            <w:r w:rsidDel="00000000" w:rsidR="00000000" w:rsidRPr="00000000">
              <w:rPr>
                <w:rtl w:val="0"/>
              </w:rPr>
              <w:t xml:space="preserve"> đang mở.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Hệ thống hiện Popup cảnh báo: “Bạn chắc chắn muốn hủy? Mọi thiết lập cũ sẽ không được lưu”</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b w:val="1"/>
                <w:bCs w:val="1"/>
              </w:rPr>
            </w:pPr>
            <w:r w:rsidDel="00000000" w:rsidR="00000000" w:rsidRPr="00000000">
              <w:rPr>
                <w:rtl w:val="0"/>
              </w:rPr>
              <w:t xml:space="preserve">nhấp chọn “</w:t>
            </w:r>
            <w:r w:rsidDel="00000000" w:rsidR="00000000" w:rsidRPr="00000000">
              <w:rPr>
                <w:b w:val="1"/>
                <w:bCs w:val="1"/>
                <w:rtl w:val="0"/>
              </w:rPr>
              <w:t xml:space="preserve">Xác nhận</w:t>
            </w:r>
            <w:r w:rsidDel="00000000" w:rsidR="00000000" w:rsidRPr="00000000">
              <w:rPr>
                <w:rtl w:val="0"/>
              </w:rPr>
              <w:t xml:space="preserve">” để xác nhận hủy, nhấp chọn “</w:t>
            </w:r>
            <w:r w:rsidDel="00000000" w:rsidR="00000000" w:rsidRPr="00000000">
              <w:rPr>
                <w:b w:val="1"/>
                <w:bCs w:val="1"/>
                <w:rtl w:val="0"/>
              </w:rPr>
              <w:t xml:space="preserve">Quay lại</w:t>
            </w:r>
            <w:r w:rsidDel="00000000" w:rsidR="00000000" w:rsidRPr="00000000">
              <w:rPr>
                <w:rtl w:val="0"/>
              </w:rPr>
              <w:t xml:space="preserve">” để hủy bỏ thao tác </w:t>
            </w:r>
            <w:r w:rsidDel="00000000" w:rsidR="00000000" w:rsidRPr="00000000">
              <w:rPr>
                <w:b w:val="1"/>
                <w:bCs w:val="1"/>
                <w:rtl w:val="0"/>
              </w:rPr>
              <w:t xml:space="preserve">Hủy</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UC2.2.9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Người dùng lưu 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Người dùng bấm </w:t>
            </w:r>
            <w:r w:rsidDel="00000000" w:rsidR="00000000" w:rsidRPr="00000000">
              <w:rPr>
                <w:b w:val="1"/>
                <w:bCs w:val="1"/>
                <w:rtl w:val="0"/>
              </w:rPr>
              <w:t xml:space="preserve">“Lưu”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 Trường </w:t>
            </w:r>
            <w:r w:rsidDel="00000000" w:rsidR="00000000" w:rsidRPr="00000000">
              <w:rPr>
                <w:b w:val="1"/>
                <w:bCs w:val="1"/>
                <w:rtl w:val="0"/>
              </w:rPr>
              <w:t xml:space="preserve">Model, mã kết nối, mức độ mở rộng, </w:t>
            </w:r>
            <w:r w:rsidDel="00000000" w:rsidR="00000000" w:rsidRPr="00000000">
              <w:rPr>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b w:val="1"/>
                <w:bCs w:val="1"/>
              </w:rPr>
            </w:pPr>
            <w:r w:rsidDel="00000000" w:rsidR="00000000" w:rsidRPr="00000000">
              <w:rPr>
                <w:rtl w:val="0"/>
              </w:rPr>
              <w:t xml:space="preserve">Hệ thống lưu thông tin và cập nhật thông tin mới vào danh sách AI tại giao diện </w:t>
            </w:r>
            <w:r w:rsidDel="00000000" w:rsidR="00000000" w:rsidRPr="00000000">
              <w:rPr>
                <w:b w:val="1"/>
                <w:bCs w:val="1"/>
                <w:rtl w:val="0"/>
              </w:rPr>
              <w:t xml:space="preserve">Quản lý AI</w:t>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3"/>
        <w:rPr/>
      </w:pPr>
      <w:bookmarkStart w:colFirst="0" w:colLast="0" w:name="_llziwjuv0zln" w:id="18"/>
      <w:bookmarkEnd w:id="18"/>
      <w:r w:rsidDel="00000000" w:rsidR="00000000" w:rsidRPr="00000000">
        <w:rPr>
          <w:rtl w:val="0"/>
        </w:rPr>
        <w:t xml:space="preserve">2.5 Usecase ngoại lệ:</w:t>
      </w:r>
    </w:p>
    <w:tbl>
      <w:tblPr>
        <w:tblStyle w:val="Table15"/>
        <w:tblW w:w="10179.0" w:type="dxa"/>
        <w:jc w:val="left"/>
        <w:tblInd w:w="-2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1170"/>
        <w:gridCol w:w="945"/>
        <w:gridCol w:w="1965"/>
        <w:gridCol w:w="2010"/>
        <w:gridCol w:w="2934.0000000000005"/>
        <w:tblGridChange w:id="0">
          <w:tblGrid>
            <w:gridCol w:w="1155"/>
            <w:gridCol w:w="1170"/>
            <w:gridCol w:w="945"/>
            <w:gridCol w:w="1965"/>
            <w:gridCol w:w="2010"/>
            <w:gridCol w:w="2934.000000000000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b w:val="1"/>
                <w:bCs w:val="1"/>
                <w:rtl w:val="0"/>
              </w:rPr>
              <w:t xml:space="preserve">Usecase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b w:val="1"/>
                <w:bCs w:val="1"/>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b w:val="1"/>
                <w:bCs w:val="1"/>
                <w:rtl w:val="0"/>
              </w:rPr>
              <w:t xml:space="preserve">Điều kiện đầu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jc w:val="center"/>
              <w:rPr/>
            </w:pPr>
            <w:r w:rsidDel="00000000" w:rsidR="00000000" w:rsidRPr="00000000">
              <w:rPr>
                <w:b w:val="1"/>
                <w:bCs w:val="1"/>
                <w:rtl w:val="0"/>
              </w:rPr>
              <w:t xml:space="preserve">Kết quả mong muốn</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UC2.01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Người dùng muốn ngừng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Người dùng muốn tạm ngừng AI trong hệ thống Gapone Conversation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Người dùng có quyền thao tác chỉnh sửa, xóa, tạo mới, quản lý AI</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Có ít nhất 1 AI đã được thêm mới vào hệ thống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Nghiên cứu thêm.</w:t>
            </w:r>
          </w:p>
          <w:p w:rsidR="00000000" w:rsidDel="00000000" w:rsidP="00000000" w:rsidRDefault="00000000" w:rsidRPr="00000000" w14:paraId="00000406">
            <w:pPr>
              <w:rPr/>
            </w:pPr>
            <w:r w:rsidDel="00000000" w:rsidR="00000000" w:rsidRPr="00000000">
              <w:rPr>
                <w:rtl w:val="0"/>
              </w:rPr>
              <w:t xml:space="preserve">Vì một AI sẽ được gán vào ít nhất 1 kịch bản tự động hóa. Nếu người dùng muốn tạm ngưng AI có thể chỉnh sửa ở các kịch bản chứa AI đó hoặc ngưng kịch bản tự động đó.</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Hiện tại AI chỉ có thiết lập chỉnh sửa hoặc xóa để giảm tải cho các thiết lập kịch bản tự động (case kịch bản tự động bị lỗi khi AI bị tạm ngưng hoặc xóa khỏi hệ thống)</w:t>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2"/>
        <w:rPr>
          <w:b w:val="1"/>
          <w:bCs w:val="1"/>
        </w:rPr>
      </w:pPr>
      <w:bookmarkStart w:colFirst="0" w:colLast="0" w:name="_qtrk4niedp5k" w:id="19"/>
      <w:bookmarkEnd w:id="19"/>
      <w:r w:rsidDel="00000000" w:rsidR="00000000" w:rsidRPr="00000000">
        <w:rPr>
          <w:b w:val="1"/>
          <w:bCs w:val="1"/>
          <w:rtl w:val="0"/>
        </w:rPr>
        <w:t xml:space="preserve">3. Chỉnh sửa thiết lập AI</w:t>
      </w:r>
    </w:p>
    <w:p w:rsidR="00000000" w:rsidDel="00000000" w:rsidP="00000000" w:rsidRDefault="00000000" w:rsidRPr="00000000" w14:paraId="0000040C">
      <w:pPr>
        <w:pStyle w:val="Heading3"/>
        <w:rPr/>
      </w:pPr>
      <w:bookmarkStart w:colFirst="0" w:colLast="0" w:name="_xqkda15ilpsi" w:id="20"/>
      <w:bookmarkEnd w:id="20"/>
      <w:r w:rsidDel="00000000" w:rsidR="00000000" w:rsidRPr="00000000">
        <w:rPr>
          <w:rtl w:val="0"/>
        </w:rPr>
        <w:t xml:space="preserve">3.1 Mô tả chức năng</w:t>
      </w:r>
    </w:p>
    <w:p w:rsidR="00000000" w:rsidDel="00000000" w:rsidP="00000000" w:rsidRDefault="00000000" w:rsidRPr="00000000" w14:paraId="0000040D">
      <w:pPr>
        <w:rPr/>
      </w:pPr>
      <w:r w:rsidDel="00000000" w:rsidR="00000000" w:rsidRPr="00000000">
        <w:rPr>
          <w:rtl w:val="0"/>
        </w:rPr>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0E">
            <w:pPr>
              <w:spacing w:before="80" w:lineRule="auto"/>
              <w:ind w:left="40" w:firstLine="0"/>
              <w:rPr>
                <w:b w:val="1"/>
                <w:bCs w:val="1"/>
              </w:rPr>
            </w:pPr>
            <w:r w:rsidDel="00000000" w:rsidR="00000000" w:rsidRPr="00000000">
              <w:rPr>
                <w:b w:val="1"/>
                <w:bCs w:val="1"/>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0F">
            <w:pPr>
              <w:spacing w:before="80" w:lineRule="auto"/>
              <w:ind w:left="40" w:firstLine="0"/>
              <w:rPr/>
            </w:pPr>
            <w:r w:rsidDel="00000000" w:rsidR="00000000" w:rsidRPr="00000000">
              <w:rPr>
                <w:rtl w:val="0"/>
              </w:rPr>
              <w:t xml:space="preserve">Chỉnh sửa AI được tích hợp vào hệ thống</w:t>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10">
            <w:pPr>
              <w:spacing w:before="80" w:lineRule="auto"/>
              <w:ind w:left="40" w:firstLine="0"/>
              <w:rPr>
                <w:b w:val="1"/>
                <w:bCs w:val="1"/>
              </w:rPr>
            </w:pPr>
            <w:r w:rsidDel="00000000" w:rsidR="00000000" w:rsidRPr="00000000">
              <w:rPr>
                <w:b w:val="1"/>
                <w:bCs w:val="1"/>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11">
            <w:pPr>
              <w:spacing w:before="80" w:lineRule="auto"/>
              <w:ind w:left="40" w:firstLine="0"/>
              <w:rPr/>
            </w:pPr>
            <w:r w:rsidDel="00000000" w:rsidR="00000000" w:rsidRPr="00000000">
              <w:rPr>
                <w:rtl w:val="0"/>
              </w:rPr>
              <w:t xml:space="preserve">Menu &gt; Cài đặt &gt; Thiết lập AI</w:t>
            </w:r>
          </w:p>
        </w:tc>
      </w:tr>
      <w:tr>
        <w:trPr>
          <w:cantSplit w:val="0"/>
          <w:trHeight w:val="361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12">
            <w:pPr>
              <w:spacing w:before="80" w:lineRule="auto"/>
              <w:ind w:left="40" w:firstLine="0"/>
              <w:rPr>
                <w:b w:val="1"/>
                <w:bCs w:val="1"/>
              </w:rPr>
            </w:pPr>
            <w:r w:rsidDel="00000000" w:rsidR="00000000" w:rsidRPr="00000000">
              <w:rPr>
                <w:b w:val="1"/>
                <w:bCs w:val="1"/>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13">
            <w:pPr>
              <w:spacing w:before="80" w:lineRule="auto"/>
              <w:rPr/>
            </w:pPr>
            <w:r w:rsidDel="00000000" w:rsidR="00000000" w:rsidRPr="00000000">
              <w:rPr>
                <w:rtl w:val="0"/>
              </w:rPr>
              <w:t xml:space="preserve">Tính năng cho phép chỉnh sửa AI đã được thiết lập trên hệ thống Gapone Conversation.</w:t>
            </w:r>
          </w:p>
          <w:p w:rsidR="00000000" w:rsidDel="00000000" w:rsidP="00000000" w:rsidRDefault="00000000" w:rsidRPr="00000000" w14:paraId="00000414">
            <w:pPr>
              <w:spacing w:before="80" w:lineRule="auto"/>
              <w:rPr/>
            </w:pPr>
            <w:r w:rsidDel="00000000" w:rsidR="00000000" w:rsidRPr="00000000">
              <w:rPr>
                <w:rtl w:val="0"/>
              </w:rPr>
              <w:t xml:space="preserve">Trigger: Nút “chỉnh sửa”</w:t>
            </w:r>
          </w:p>
          <w:p w:rsidR="00000000" w:rsidDel="00000000" w:rsidP="00000000" w:rsidRDefault="00000000" w:rsidRPr="00000000" w14:paraId="00000415">
            <w:pPr>
              <w:spacing w:before="80" w:lineRule="auto"/>
              <w:rPr/>
            </w:pPr>
            <w:r w:rsidDel="00000000" w:rsidR="00000000" w:rsidRPr="00000000">
              <w:rPr>
                <w:rtl w:val="0"/>
              </w:rPr>
              <w:t xml:space="preserve">Chỉnh sửa AI trong hệ thống bao gồm 3 phần chính:</w:t>
            </w:r>
          </w:p>
          <w:p w:rsidR="00000000" w:rsidDel="00000000" w:rsidP="00000000" w:rsidRDefault="00000000" w:rsidRPr="00000000" w14:paraId="00000416">
            <w:pPr>
              <w:spacing w:before="80" w:lineRule="auto"/>
              <w:rPr/>
            </w:pPr>
            <w:r w:rsidDel="00000000" w:rsidR="00000000" w:rsidRPr="00000000">
              <w:rPr>
                <w:rtl w:val="0"/>
              </w:rPr>
              <w:t xml:space="preserve">Thông tin thiết lập: bao gồm thông tin cơ bản về AI trong hệ thống, cài đặt Prompt, cài đặt Kho kiến thức, cài đặt mức độ mở rộng và cài đặt khác của AI (Không cho phép thay đổi model và mã kết nối AI)</w:t>
            </w:r>
          </w:p>
          <w:p w:rsidR="00000000" w:rsidDel="00000000" w:rsidP="00000000" w:rsidRDefault="00000000" w:rsidRPr="00000000" w14:paraId="00000417">
            <w:pPr>
              <w:spacing w:before="80" w:lineRule="auto"/>
              <w:rPr/>
            </w:pPr>
            <w:r w:rsidDel="00000000" w:rsidR="00000000" w:rsidRPr="00000000">
              <w:rPr>
                <w:rtl w:val="0"/>
              </w:rPr>
            </w:r>
          </w:p>
        </w:tc>
      </w:tr>
      <w:tr>
        <w:trPr>
          <w:cantSplit w:val="0"/>
          <w:trHeight w:val="340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18">
            <w:pPr>
              <w:spacing w:before="80" w:lineRule="auto"/>
              <w:ind w:left="40" w:firstLine="0"/>
              <w:rPr>
                <w:b w:val="1"/>
                <w:bCs w:val="1"/>
              </w:rPr>
            </w:pPr>
            <w:r w:rsidDel="00000000" w:rsidR="00000000" w:rsidRPr="00000000">
              <w:rPr>
                <w:b w:val="1"/>
                <w:bCs w:val="1"/>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19">
            <w:pPr>
              <w:spacing w:before="80" w:lineRule="auto"/>
              <w:ind w:left="40" w:firstLine="0"/>
              <w:rPr/>
            </w:pPr>
            <w:r w:rsidDel="00000000" w:rsidR="00000000" w:rsidRPr="00000000">
              <w:rPr>
                <w:rtl w:val="0"/>
              </w:rPr>
              <w:t xml:space="preserve">Người dùng được phân quyền </w:t>
            </w:r>
            <w:r w:rsidDel="00000000" w:rsidR="00000000" w:rsidRPr="00000000">
              <w:rPr>
                <w:b w:val="1"/>
                <w:bCs w:val="1"/>
                <w:rtl w:val="0"/>
              </w:rPr>
              <w:t xml:space="preserve">chỉnh sửa</w:t>
            </w:r>
            <w:r w:rsidDel="00000000" w:rsidR="00000000" w:rsidRPr="00000000">
              <w:rPr>
                <w:rtl w:val="0"/>
              </w:rPr>
              <w:t xml:space="preserve"> của chức năng "Thiết lập AI". Truy cập phân quyền người dùng tại mục Cài đặt &gt; Thiết lập người dùng &gt; Phân quyền. Truy cập thiết lập AI tại Cài đặt &gt; Thiết lập AI</w:t>
            </w:r>
          </w:p>
          <w:p w:rsidR="00000000" w:rsidDel="00000000" w:rsidP="00000000" w:rsidRDefault="00000000" w:rsidRPr="00000000" w14:paraId="0000041A">
            <w:pPr>
              <w:spacing w:before="80" w:lineRule="auto"/>
              <w:ind w:left="40" w:firstLine="0"/>
              <w:rPr/>
            </w:pPr>
            <w:r w:rsidDel="00000000" w:rsidR="00000000" w:rsidRPr="00000000">
              <w:rPr>
                <w:rtl w:val="0"/>
              </w:rPr>
              <w:t xml:space="preserve"> </w:t>
            </w:r>
          </w:p>
          <w:p w:rsidR="00000000" w:rsidDel="00000000" w:rsidP="00000000" w:rsidRDefault="00000000" w:rsidRPr="00000000" w14:paraId="0000041B">
            <w:pPr>
              <w:spacing w:before="80" w:lineRule="auto"/>
              <w:ind w:left="40" w:firstLine="0"/>
              <w:rPr/>
            </w:pPr>
            <w:r w:rsidDel="00000000" w:rsidR="00000000" w:rsidRPr="00000000">
              <w:rPr>
                <w:rtl w:val="0"/>
              </w:rPr>
              <w:t xml:space="preserve">Quyền chức năng thiết lập người dùng như sau:</w:t>
            </w:r>
          </w:p>
          <w:p w:rsidR="00000000" w:rsidDel="00000000" w:rsidP="00000000" w:rsidRDefault="00000000" w:rsidRPr="00000000" w14:paraId="0000041C">
            <w:pPr>
              <w:numPr>
                <w:ilvl w:val="0"/>
                <w:numId w:val="28"/>
              </w:numPr>
              <w:spacing w:before="240" w:lineRule="auto"/>
              <w:ind w:left="760" w:hanging="360"/>
              <w:rPr>
                <w:rFonts w:ascii="Roboto" w:cs="Roboto" w:eastAsia="Roboto" w:hAnsi="Roboto"/>
                <w:color w:val="172b4d"/>
                <w:sz w:val="21"/>
                <w:szCs w:val="21"/>
              </w:rPr>
            </w:pPr>
            <w:r w:rsidDel="00000000" w:rsidR="00000000" w:rsidRPr="00000000">
              <w:rPr>
                <w:rtl w:val="0"/>
              </w:rPr>
              <w:t xml:space="preserve">Quyền chỉnh sửa: thể hiện người dùng được phép chỉnh sửa AI trong hệ thống</w:t>
            </w:r>
          </w:p>
          <w:p w:rsidR="00000000" w:rsidDel="00000000" w:rsidP="00000000" w:rsidRDefault="00000000" w:rsidRPr="00000000" w14:paraId="0000041D">
            <w:pPr>
              <w:spacing w:before="240" w:lineRule="auto"/>
              <w:rPr/>
            </w:pPr>
            <w:r w:rsidDel="00000000" w:rsidR="00000000" w:rsidRPr="00000000">
              <w:rPr>
                <w:rtl w:val="0"/>
              </w:rPr>
              <w:t xml:space="preserve">Có AI hợp lệ và an toàn đã tích hợp vào hệ thống.</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1E">
            <w:pPr>
              <w:spacing w:before="80" w:lineRule="auto"/>
              <w:ind w:left="40" w:firstLine="0"/>
              <w:rPr>
                <w:b w:val="1"/>
                <w:bCs w:val="1"/>
              </w:rPr>
            </w:pPr>
            <w:r w:rsidDel="00000000" w:rsidR="00000000" w:rsidRPr="00000000">
              <w:rPr>
                <w:b w:val="1"/>
                <w:bCs w:val="1"/>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1F">
            <w:pPr>
              <w:spacing w:before="80" w:lineRule="auto"/>
              <w:ind w:left="0" w:firstLine="0"/>
              <w:rPr/>
            </w:pPr>
            <w:r w:rsidDel="00000000" w:rsidR="00000000" w:rsidRPr="00000000">
              <w:rPr>
                <w:rtl w:val="0"/>
              </w:rPr>
              <w:t xml:space="preserve">Người dùng thực hiện theo các bước sau:</w:t>
            </w:r>
          </w:p>
          <w:p w:rsidR="00000000" w:rsidDel="00000000" w:rsidP="00000000" w:rsidRDefault="00000000" w:rsidRPr="00000000" w14:paraId="00000420">
            <w:pPr>
              <w:numPr>
                <w:ilvl w:val="0"/>
                <w:numId w:val="4"/>
              </w:numPr>
              <w:spacing w:after="0" w:afterAutospacing="0" w:before="80" w:lineRule="auto"/>
              <w:ind w:left="720" w:hanging="360"/>
              <w:rPr>
                <w:u w:val="none"/>
              </w:rPr>
            </w:pPr>
            <w:r w:rsidDel="00000000" w:rsidR="00000000" w:rsidRPr="00000000">
              <w:rPr>
                <w:b w:val="1"/>
                <w:bCs w:val="1"/>
                <w:rtl w:val="0"/>
              </w:rPr>
              <w:t xml:space="preserve">Bước 1: </w:t>
            </w:r>
            <w:r w:rsidDel="00000000" w:rsidR="00000000" w:rsidRPr="00000000">
              <w:rPr>
                <w:rtl w:val="0"/>
              </w:rPr>
              <w:t xml:space="preserve">Sau khi đăng nhập vào hệ thống, nhấp chọn “Cài đặt” trong thanh menu, sau đó click chọn “Thiết lập AI” trong sub menu của Cài đặt, giao diện Quản lý AI sẽ xuất hiện.</w:t>
            </w:r>
          </w:p>
          <w:p w:rsidR="00000000" w:rsidDel="00000000" w:rsidP="00000000" w:rsidRDefault="00000000" w:rsidRPr="00000000" w14:paraId="00000421">
            <w:pPr>
              <w:numPr>
                <w:ilvl w:val="0"/>
                <w:numId w:val="4"/>
              </w:numPr>
              <w:spacing w:before="0" w:beforeAutospacing="0" w:lineRule="auto"/>
              <w:ind w:left="720" w:hanging="360"/>
              <w:rPr>
                <w:u w:val="none"/>
              </w:rPr>
            </w:pPr>
            <w:r w:rsidDel="00000000" w:rsidR="00000000" w:rsidRPr="00000000">
              <w:rPr>
                <w:b w:val="1"/>
                <w:bCs w:val="1"/>
                <w:rtl w:val="0"/>
              </w:rPr>
              <w:t xml:space="preserve">Bước 2:</w:t>
            </w:r>
            <w:r w:rsidDel="00000000" w:rsidR="00000000" w:rsidRPr="00000000">
              <w:rPr>
                <w:rtl w:val="0"/>
              </w:rPr>
              <w:t xml:space="preserve"> Để thực hiện chỉnh sửa AI trên hệ thống, nhấp chọn biểu tượng “chỉnh sửa” trong thanh menu ẩn tại màn giao diện Quản lý AI. </w:t>
            </w:r>
          </w:p>
          <w:p w:rsidR="00000000" w:rsidDel="00000000" w:rsidP="00000000" w:rsidRDefault="00000000" w:rsidRPr="00000000" w14:paraId="00000422">
            <w:pPr>
              <w:spacing w:before="80" w:lineRule="auto"/>
              <w:ind w:left="720" w:firstLine="0"/>
              <w:rPr/>
            </w:pPr>
            <w:r w:rsidDel="00000000" w:rsidR="00000000" w:rsidRPr="00000000">
              <w:rPr>
                <w:rtl w:val="0"/>
              </w:rPr>
              <w:t xml:space="preserve">Giao diện Chi tiết thiết lập AI sẽ hiển thị các thông tin thiết lập, các trường dữ liệu đã có thông tin từ lần lưu cuối cùng cũng được hiển thị. </w:t>
            </w:r>
          </w:p>
          <w:p w:rsidR="00000000" w:rsidDel="00000000" w:rsidP="00000000" w:rsidRDefault="00000000" w:rsidRPr="00000000" w14:paraId="00000423">
            <w:pPr>
              <w:spacing w:before="80" w:lineRule="auto"/>
              <w:ind w:left="720" w:firstLine="0"/>
              <w:rPr/>
            </w:pPr>
            <w:r w:rsidDel="00000000" w:rsidR="00000000" w:rsidRPr="00000000">
              <w:rPr>
                <w:rtl w:val="0"/>
              </w:rPr>
              <w:t xml:space="preserve">Thông tin chỉnh sửa bao gồm: </w:t>
            </w:r>
          </w:p>
          <w:p w:rsidR="00000000" w:rsidDel="00000000" w:rsidP="00000000" w:rsidRDefault="00000000" w:rsidRPr="00000000" w14:paraId="00000424">
            <w:pPr>
              <w:spacing w:before="80" w:lineRule="auto"/>
              <w:ind w:left="720" w:firstLine="0"/>
              <w:rPr/>
            </w:pPr>
            <w:r w:rsidDel="00000000" w:rsidR="00000000" w:rsidRPr="00000000">
              <w:rPr>
                <w:rtl w:val="0"/>
              </w:rPr>
              <w:t xml:space="preserve">- Nhập tên AI: Người dùng có thể thay đổi tên cho AI trong hệ thống </w:t>
            </w:r>
          </w:p>
          <w:p w:rsidR="00000000" w:rsidDel="00000000" w:rsidP="00000000" w:rsidRDefault="00000000" w:rsidRPr="00000000" w14:paraId="00000425">
            <w:pPr>
              <w:spacing w:before="80" w:lineRule="auto"/>
              <w:ind w:left="720" w:firstLine="0"/>
              <w:rPr/>
            </w:pPr>
            <w:r w:rsidDel="00000000" w:rsidR="00000000" w:rsidRPr="00000000">
              <w:rPr>
                <w:rtl w:val="0"/>
              </w:rPr>
              <w:t xml:space="preserve">- Mô tả AI: Người dùng có thể thay đỏi mô tả mục tiêu, mục đích hoặc ghi chú AI</w:t>
            </w:r>
          </w:p>
          <w:p w:rsidR="00000000" w:rsidDel="00000000" w:rsidP="00000000" w:rsidRDefault="00000000" w:rsidRPr="00000000" w14:paraId="00000426">
            <w:pPr>
              <w:spacing w:before="80" w:lineRule="auto"/>
              <w:ind w:left="720" w:firstLine="0"/>
              <w:rPr/>
            </w:pPr>
            <w:r w:rsidDel="00000000" w:rsidR="00000000" w:rsidRPr="00000000">
              <w:rPr>
                <w:rtl w:val="0"/>
              </w:rPr>
              <w:t xml:space="preserve">- Model: Không cho phép thay đổi model AI</w:t>
            </w:r>
          </w:p>
          <w:p w:rsidR="00000000" w:rsidDel="00000000" w:rsidP="00000000" w:rsidRDefault="00000000" w:rsidRPr="00000000" w14:paraId="00000427">
            <w:pPr>
              <w:spacing w:before="80" w:lineRule="auto"/>
              <w:ind w:left="720" w:firstLine="0"/>
              <w:rPr/>
            </w:pPr>
            <w:r w:rsidDel="00000000" w:rsidR="00000000" w:rsidRPr="00000000">
              <w:rPr>
                <w:rtl w:val="0"/>
              </w:rPr>
              <w:t xml:space="preserve">- Mã kết nối: Không cho phép thay đổi Mã kết nối AI</w:t>
            </w:r>
          </w:p>
          <w:p w:rsidR="00000000" w:rsidDel="00000000" w:rsidP="00000000" w:rsidRDefault="00000000" w:rsidRPr="00000000" w14:paraId="00000428">
            <w:pPr>
              <w:spacing w:before="80" w:lineRule="auto"/>
              <w:ind w:left="720" w:firstLine="0"/>
              <w:rPr/>
            </w:pPr>
            <w:r w:rsidDel="00000000" w:rsidR="00000000" w:rsidRPr="00000000">
              <w:rPr>
                <w:rtl w:val="0"/>
              </w:rPr>
              <w:t xml:space="preserve">- Prompt: Có thể thay đổi prompt vận hành AI</w:t>
            </w:r>
          </w:p>
          <w:p w:rsidR="00000000" w:rsidDel="00000000" w:rsidP="00000000" w:rsidRDefault="00000000" w:rsidRPr="00000000" w14:paraId="00000429">
            <w:pPr>
              <w:spacing w:before="80" w:lineRule="auto"/>
              <w:ind w:left="720" w:firstLine="0"/>
              <w:rPr/>
            </w:pPr>
            <w:r w:rsidDel="00000000" w:rsidR="00000000" w:rsidRPr="00000000">
              <w:rPr>
                <w:rtl w:val="0"/>
              </w:rPr>
              <w:t xml:space="preserve">- Kho kiến thức: Có thể thay đổi Tải lên hoặc nhập URL các tài liệu kiến thức, chỉnh sửa, xóa bớt file kiến thức cũ trước đó,</w:t>
            </w:r>
          </w:p>
          <w:p w:rsidR="00000000" w:rsidDel="00000000" w:rsidP="00000000" w:rsidRDefault="00000000" w:rsidRPr="00000000" w14:paraId="0000042A">
            <w:pPr>
              <w:spacing w:before="80" w:lineRule="auto"/>
              <w:ind w:left="720" w:firstLine="0"/>
              <w:rPr/>
            </w:pPr>
            <w:r w:rsidDel="00000000" w:rsidR="00000000" w:rsidRPr="00000000">
              <w:rPr>
                <w:rtl w:val="0"/>
              </w:rPr>
              <w:t xml:space="preserve">- Mức độ mở rộng: Có thể thay đổi mức độ AI trả lời các câu hỏi trực tiếp hay cung cấp thêm các thông tin bên lề.</w:t>
            </w:r>
          </w:p>
          <w:p w:rsidR="00000000" w:rsidDel="00000000" w:rsidP="00000000" w:rsidRDefault="00000000" w:rsidRPr="00000000" w14:paraId="0000042B">
            <w:pPr>
              <w:spacing w:before="80" w:lineRule="auto"/>
              <w:ind w:left="720" w:firstLine="0"/>
              <w:rPr/>
            </w:pPr>
            <w:r w:rsidDel="00000000" w:rsidR="00000000" w:rsidRPr="00000000">
              <w:rPr>
                <w:rtl w:val="0"/>
              </w:rPr>
              <w:t xml:space="preserve">- Cài đặt khác: Trường hợp từ chối trả lời: Có thể thay đổi trường hợp AI từ chối trả lời. Khi các trường hợp này được kích hoạt, sẽ sinh event và tự động chuyển cuộc hội thoại đến người dùng để xử lý. </w:t>
            </w:r>
          </w:p>
          <w:p w:rsidR="00000000" w:rsidDel="00000000" w:rsidP="00000000" w:rsidRDefault="00000000" w:rsidRPr="00000000" w14:paraId="0000042C">
            <w:pPr>
              <w:numPr>
                <w:ilvl w:val="0"/>
                <w:numId w:val="49"/>
              </w:numPr>
              <w:spacing w:after="0" w:afterAutospacing="0" w:before="80" w:lineRule="auto"/>
              <w:ind w:left="720" w:hanging="360"/>
              <w:rPr>
                <w:u w:val="none"/>
              </w:rPr>
            </w:pPr>
            <w:r w:rsidDel="00000000" w:rsidR="00000000" w:rsidRPr="00000000">
              <w:rPr>
                <w:b w:val="1"/>
                <w:bCs w:val="1"/>
                <w:rtl w:val="0"/>
              </w:rPr>
              <w:t xml:space="preserve">Bước 3: </w:t>
            </w:r>
            <w:r w:rsidDel="00000000" w:rsidR="00000000" w:rsidRPr="00000000">
              <w:rPr>
                <w:rtl w:val="0"/>
              </w:rPr>
              <w:t xml:space="preserve">Ấn chọn "Lưu" tất cả các thiết lập ở bước này để hệ thống nhận diện AI và đưa AI vào sử dụng.</w:t>
            </w:r>
          </w:p>
          <w:p w:rsidR="00000000" w:rsidDel="00000000" w:rsidP="00000000" w:rsidRDefault="00000000" w:rsidRPr="00000000" w14:paraId="0000042D">
            <w:pPr>
              <w:numPr>
                <w:ilvl w:val="0"/>
                <w:numId w:val="49"/>
              </w:numPr>
              <w:spacing w:before="0" w:beforeAutospacing="0" w:lineRule="auto"/>
              <w:ind w:left="720" w:hanging="360"/>
              <w:rPr>
                <w:u w:val="none"/>
              </w:rPr>
            </w:pPr>
            <w:r w:rsidDel="00000000" w:rsidR="00000000" w:rsidRPr="00000000">
              <w:rPr>
                <w:b w:val="1"/>
                <w:bCs w:val="1"/>
                <w:rtl w:val="0"/>
              </w:rPr>
              <w:t xml:space="preserve">Bước 4: </w:t>
            </w:r>
            <w:r w:rsidDel="00000000" w:rsidR="00000000" w:rsidRPr="00000000">
              <w:rPr>
                <w:rtl w:val="0"/>
              </w:rPr>
              <w:t xml:space="preserve">Thử nghiệm</w:t>
            </w:r>
          </w:p>
          <w:p w:rsidR="00000000" w:rsidDel="00000000" w:rsidP="00000000" w:rsidRDefault="00000000" w:rsidRPr="00000000" w14:paraId="0000042E">
            <w:pPr>
              <w:spacing w:before="80" w:lineRule="auto"/>
              <w:ind w:left="720" w:firstLine="0"/>
              <w:rPr/>
            </w:pPr>
            <w:r w:rsidDel="00000000" w:rsidR="00000000" w:rsidRPr="00000000">
              <w:rPr>
                <w:rtl w:val="0"/>
              </w:rPr>
              <w:t xml:space="preserve">Khung hội thoại cho phép chat thử nghiệm với AI sau khi AI lưu vào hệ thống. Nếu phát sinh những phản hồi không mong đợi, người dùng có thể nhấn nút Quay lại chỉnh sửa để chỉnh sửa các thiết lập AI.</w:t>
            </w:r>
          </w:p>
          <w:p w:rsidR="00000000" w:rsidDel="00000000" w:rsidP="00000000" w:rsidRDefault="00000000" w:rsidRPr="00000000" w14:paraId="0000042F">
            <w:pPr>
              <w:spacing w:before="80" w:lineRule="auto"/>
              <w:ind w:left="720" w:firstLine="0"/>
              <w:rPr/>
            </w:pPr>
            <w:r w:rsidDel="00000000" w:rsidR="00000000" w:rsidRPr="00000000">
              <w:rPr>
                <w:rtl w:val="0"/>
              </w:rPr>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30">
            <w:pPr>
              <w:spacing w:before="80" w:lineRule="auto"/>
              <w:ind w:left="40" w:firstLine="0"/>
              <w:rPr/>
            </w:pPr>
            <w:r w:rsidDel="00000000" w:rsidR="00000000" w:rsidRPr="00000000">
              <w:rPr>
                <w:b w:val="1"/>
                <w:bCs w:val="1"/>
                <w:rtl w:val="0"/>
              </w:rPr>
              <w:t xml:space="preserve">Kết quả</w:t>
            </w:r>
            <w:r w:rsidDel="00000000" w:rsidR="00000000" w:rsidRPr="00000000">
              <w:rP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431">
            <w:pPr>
              <w:spacing w:before="80" w:lineRule="auto"/>
              <w:ind w:left="40" w:firstLine="0"/>
              <w:rPr/>
            </w:pPr>
            <w:r w:rsidDel="00000000" w:rsidR="00000000" w:rsidRPr="00000000">
              <w:rPr>
                <w:rtl w:val="0"/>
              </w:rPr>
              <w:t xml:space="preserve">Người dùng cập nhật chỉnh sửa một AI vào hệ thống thành công khi thỏa mãn các điều kiện </w:t>
            </w:r>
          </w:p>
        </w:tc>
      </w:tr>
    </w:tbl>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rPr/>
      </w:pPr>
      <w:bookmarkStart w:colFirst="0" w:colLast="0" w:name="_6xhv7obj4o1f" w:id="21"/>
      <w:bookmarkEnd w:id="21"/>
      <w:r w:rsidDel="00000000" w:rsidR="00000000" w:rsidRPr="00000000">
        <w:rPr>
          <w:rtl w:val="0"/>
        </w:rPr>
        <w:t xml:space="preserve">3.2 Flow</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3"/>
        <w:rPr/>
      </w:pPr>
      <w:bookmarkStart w:colFirst="0" w:colLast="0" w:name="_ybf09qnutmvu" w:id="22"/>
      <w:bookmarkEnd w:id="22"/>
      <w:r w:rsidDel="00000000" w:rsidR="00000000" w:rsidRPr="00000000">
        <w:rPr>
          <w:rtl w:val="0"/>
        </w:rPr>
        <w:t xml:space="preserve">3.3 Wireframe</w:t>
      </w:r>
    </w:p>
    <w:p w:rsidR="00000000" w:rsidDel="00000000" w:rsidP="00000000" w:rsidRDefault="00000000" w:rsidRPr="00000000" w14:paraId="00000436">
      <w:pPr>
        <w:rPr/>
      </w:pPr>
      <w:r w:rsidDel="00000000" w:rsidR="00000000" w:rsidRPr="00000000">
        <w:rPr>
          <w:rtl w:val="0"/>
        </w:rPr>
        <w:t xml:space="preserve">3.3.1 Wireframe Quản lý AI &gt; Chọn chỉnh sửa</w:t>
      </w:r>
    </w:p>
    <w:p w:rsidR="00000000" w:rsidDel="00000000" w:rsidP="00000000" w:rsidRDefault="00000000" w:rsidRPr="00000000" w14:paraId="00000437">
      <w:pPr>
        <w:rPr/>
      </w:pPr>
      <w:r w:rsidDel="00000000" w:rsidR="00000000" w:rsidRPr="00000000">
        <w:rPr/>
        <w:drawing>
          <wp:inline distB="114300" distT="114300" distL="114300" distR="114300">
            <wp:extent cx="5731200" cy="3238500"/>
            <wp:effectExtent b="0" l="0" r="0" t="0"/>
            <wp:docPr id="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3.3.2 Wireframe Quản lý AI &gt; Chọn chỉnh sửa &gt; Hiện popup cảnh báo</w:t>
      </w:r>
    </w:p>
    <w:p w:rsidR="00000000" w:rsidDel="00000000" w:rsidP="00000000" w:rsidRDefault="00000000" w:rsidRPr="00000000" w14:paraId="0000043A">
      <w:pPr>
        <w:rPr/>
      </w:pPr>
      <w:r w:rsidDel="00000000" w:rsidR="00000000" w:rsidRPr="00000000">
        <w:rPr/>
        <w:drawing>
          <wp:inline distB="114300" distT="114300" distL="114300" distR="114300">
            <wp:extent cx="5731200" cy="3263900"/>
            <wp:effectExtent b="0" l="0" r="0" t="0"/>
            <wp:docPr id="1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4"/>
        <w:rPr/>
      </w:pPr>
      <w:bookmarkStart w:colFirst="0" w:colLast="0" w:name="_fts9zda94poi" w:id="23"/>
      <w:bookmarkEnd w:id="23"/>
      <w:r w:rsidDel="00000000" w:rsidR="00000000" w:rsidRPr="00000000">
        <w:rPr>
          <w:rtl w:val="0"/>
        </w:rPr>
        <w:t xml:space="preserve">Mô tả trường dữ liệu:</w:t>
      </w:r>
    </w:p>
    <w:tbl>
      <w:tblPr>
        <w:tblStyle w:val="Table1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2355"/>
        <w:gridCol w:w="930"/>
        <w:gridCol w:w="2430"/>
        <w:gridCol w:w="2580"/>
        <w:tblGridChange w:id="0">
          <w:tblGrid>
            <w:gridCol w:w="735"/>
            <w:gridCol w:w="2355"/>
            <w:gridCol w:w="930"/>
            <w:gridCol w:w="2430"/>
            <w:gridCol w:w="25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jc w:val="center"/>
              <w:rPr/>
            </w:pPr>
            <w:r w:rsidDel="00000000" w:rsidR="00000000" w:rsidRPr="00000000">
              <w:rPr>
                <w:b w:val="1"/>
                <w:bCs w:val="1"/>
                <w:rtl w:val="0"/>
              </w:rPr>
              <w:t xml:space="preserve">Ràng buộc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85"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b w:val="1"/>
                <w:bCs w:val="1"/>
              </w:rPr>
            </w:pPr>
            <w:r w:rsidDel="00000000" w:rsidR="00000000" w:rsidRPr="00000000">
              <w:rPr>
                <w:b w:val="1"/>
                <w:bCs w:val="1"/>
                <w:rtl w:val="0"/>
              </w:rPr>
              <w:t xml:space="preserve">1. Menu ẩn chứa các nút hành động</w:t>
            </w:r>
          </w:p>
          <w:p w:rsidR="00000000" w:rsidDel="00000000" w:rsidP="00000000" w:rsidRDefault="00000000" w:rsidRPr="00000000" w14:paraId="00000443">
            <w:pPr>
              <w:rPr/>
            </w:pPr>
            <w:r w:rsidDel="00000000" w:rsidR="00000000" w:rsidRPr="00000000">
              <w:rPr>
                <w:rtl w:val="0"/>
              </w:rPr>
              <w:t xml:space="preserve">(Số nút hành động có thể tăng thêm khi hệ thống có cập nhật hạ tầng tính năng này)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b w:val="1"/>
                <w:bCs w:val="1"/>
              </w:rPr>
            </w:pPr>
            <w:r w:rsidDel="00000000" w:rsidR="00000000" w:rsidRPr="00000000">
              <w:rPr>
                <w:b w:val="1"/>
                <w:bCs w:val="1"/>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b w:val="1"/>
                <w:bCs w:val="1"/>
                <w:rtl w:val="0"/>
              </w:rPr>
              <w:t xml:space="preserve">Nút Thử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Khi click → mở giao diện thử nghiệm AI đã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Luôn khả dụng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b w:val="1"/>
                <w:bCs w:val="1"/>
              </w:rPr>
            </w:pPr>
            <w:r w:rsidDel="00000000" w:rsidR="00000000" w:rsidRPr="00000000">
              <w:rPr>
                <w:b w:val="1"/>
                <w:bCs w:val="1"/>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b w:val="1"/>
                <w:bCs w:val="1"/>
                <w:rtl w:val="0"/>
              </w:rPr>
              <w:t xml:space="preserve">Nút Chỉnh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Khi click → mở giao diện chỉnh sửa cấu hình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Chỉ khả dụng với user có quyền chỉnh sửa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b w:val="1"/>
                <w:bCs w:val="1"/>
              </w:rPr>
            </w:pPr>
            <w:r w:rsidDel="00000000" w:rsidR="00000000" w:rsidRPr="00000000">
              <w:rPr>
                <w:b w:val="1"/>
                <w:bCs w:val="1"/>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b w:val="1"/>
                <w:bCs w:val="1"/>
                <w:rtl w:val="0"/>
              </w:rPr>
              <w:t xml:space="preserve">Nút Xóa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Khi click → hiển thị popup xác nhận xoá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Là điều kiện kích hoạt modal</w:t>
            </w:r>
          </w:p>
        </w:tc>
      </w:tr>
      <w:tr>
        <w:trPr>
          <w:cantSplit w:val="0"/>
          <w:trHeight w:val="785"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b w:val="1"/>
                <w:bCs w:val="1"/>
              </w:rPr>
            </w:pPr>
            <w:r w:rsidDel="00000000" w:rsidR="00000000" w:rsidRPr="00000000">
              <w:rPr>
                <w:b w:val="1"/>
                <w:bCs w:val="1"/>
                <w:rtl w:val="0"/>
              </w:rPr>
              <w:t xml:space="preserve">2. Popup thông báo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b w:val="1"/>
                <w:bCs w:val="1"/>
              </w:rPr>
            </w:pPr>
            <w:r w:rsidDel="00000000" w:rsidR="00000000" w:rsidRPr="00000000">
              <w:rPr>
                <w:b w:val="1"/>
                <w:bCs w:val="1"/>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b w:val="1"/>
                <w:bCs w:val="1"/>
                <w:rtl w:val="0"/>
              </w:rPr>
              <w:t xml:space="preserve">Popup Thông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Modal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Chỉ hiển thị khi người dùng click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Nội dung: “Bạn chắc chắn muốn chỉnh sửa?”</w:t>
            </w:r>
          </w:p>
          <w:p w:rsidR="00000000" w:rsidDel="00000000" w:rsidP="00000000" w:rsidRDefault="00000000" w:rsidRPr="00000000" w14:paraId="00000461">
            <w:pPr>
              <w:rPr/>
            </w:pPr>
            <w:r w:rsidDel="00000000" w:rsidR="00000000" w:rsidRPr="00000000">
              <w:rPr>
                <w:rtl w:val="0"/>
              </w:rPr>
              <w:t xml:space="preserve">Kèm thông tin:“</w:t>
            </w:r>
            <w:r w:rsidDel="00000000" w:rsidR="00000000" w:rsidRPr="00000000">
              <w:rPr>
                <w:rFonts w:ascii="Nunito" w:cs="Nunito" w:eastAsia="Nunito" w:hAnsi="Nunito"/>
                <w:color w:val="434343"/>
                <w:sz w:val="18"/>
                <w:szCs w:val="18"/>
                <w:rtl w:val="0"/>
              </w:rPr>
              <w:t xml:space="preserve">Chỉnh sửa thiết lập AI có thể ảnh hưởng tới cách AI trả lời trong những kịch bản tự động hóa</w:t>
            </w:r>
            <w:r w:rsidDel="00000000" w:rsidR="00000000" w:rsidRPr="00000000">
              <w:rPr>
                <w:rtl w:val="0"/>
              </w:rPr>
              <w:t xml:space="preser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b w:val="1"/>
                <w:bCs w:val="1"/>
              </w:rPr>
            </w:pPr>
            <w:r w:rsidDel="00000000" w:rsidR="00000000" w:rsidRPr="00000000">
              <w:rPr>
                <w:b w:val="1"/>
                <w:bCs w:val="1"/>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b w:val="1"/>
                <w:bCs w:val="1"/>
                <w:rtl w:val="0"/>
              </w:rPr>
              <w:t xml:space="preserve">Nút Quay lại (trong popup)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Đóng popup, không chỉnh sửa thiết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Không thay đổi thiết lập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b w:val="1"/>
                <w:bCs w:val="1"/>
              </w:rPr>
            </w:pPr>
            <w:r w:rsidDel="00000000" w:rsidR="00000000" w:rsidRPr="00000000">
              <w:rPr>
                <w:b w:val="1"/>
                <w:bCs w:val="1"/>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b w:val="1"/>
                <w:bCs w:val="1"/>
                <w:rtl w:val="0"/>
              </w:rPr>
              <w:t xml:space="preserve">Nút Xác nhận (trong popup)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Thực hiện chuyển người dùng tới giao diện chỉnh sửa 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Nếu chỉnh sửa thành công → cập nhật các thiết lập và cập nhật lại thông tin trong danh sách AI.</w:t>
            </w:r>
          </w:p>
        </w:tc>
      </w:tr>
    </w:tbl>
    <w:p w:rsidR="00000000" w:rsidDel="00000000" w:rsidP="00000000" w:rsidRDefault="00000000" w:rsidRPr="00000000" w14:paraId="0000046C">
      <w:pPr>
        <w:pStyle w:val="Heading5"/>
        <w:rPr/>
      </w:pPr>
      <w:bookmarkStart w:colFirst="0" w:colLast="0" w:name="_7fkcv8z1j52" w:id="24"/>
      <w:bookmarkEnd w:id="24"/>
      <w:r w:rsidDel="00000000" w:rsidR="00000000" w:rsidRPr="00000000">
        <w:rPr>
          <w:rtl w:val="0"/>
        </w:rPr>
      </w:r>
    </w:p>
    <w:p w:rsidR="00000000" w:rsidDel="00000000" w:rsidP="00000000" w:rsidRDefault="00000000" w:rsidRPr="00000000" w14:paraId="0000046D">
      <w:pPr>
        <w:ind w:left="-425.19685039370086" w:firstLine="0"/>
        <w:rPr/>
      </w:pPr>
      <w:r w:rsidDel="00000000" w:rsidR="00000000" w:rsidRPr="00000000">
        <w:rPr/>
        <w:drawing>
          <wp:inline distB="114300" distT="114300" distL="114300" distR="114300">
            <wp:extent cx="5731200" cy="6146800"/>
            <wp:effectExtent b="0" l="0" r="0" t="0"/>
            <wp:docPr id="7"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br w:type="page"/>
      </w:r>
      <w:r w:rsidDel="00000000" w:rsidR="00000000" w:rsidRPr="00000000">
        <w:rPr>
          <w:rtl w:val="0"/>
        </w:rPr>
      </w:r>
    </w:p>
    <w:p w:rsidR="00000000" w:rsidDel="00000000" w:rsidP="00000000" w:rsidRDefault="00000000" w:rsidRPr="00000000" w14:paraId="00000470">
      <w:pPr>
        <w:rPr>
          <w:b w:val="1"/>
          <w:bCs w:val="1"/>
          <w:u w:val="single"/>
        </w:rPr>
      </w:pPr>
      <w:r w:rsidDel="00000000" w:rsidR="00000000" w:rsidRPr="00000000">
        <w:rPr>
          <w:b w:val="1"/>
          <w:bCs w:val="1"/>
          <w:u w:val="single"/>
          <w:rtl w:val="0"/>
        </w:rPr>
        <w:t xml:space="preserve">Mô tả trường dữ liệu:</w:t>
      </w:r>
    </w:p>
    <w:tbl>
      <w:tblPr>
        <w:tblStyle w:val="Table1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9.794564545517"/>
        <w:gridCol w:w="1088.2479607955624"/>
        <w:gridCol w:w="1935.6921175001921"/>
        <w:gridCol w:w="1852.336954545638"/>
        <w:gridCol w:w="3519.4402136367125"/>
        <w:tblGridChange w:id="0">
          <w:tblGrid>
            <w:gridCol w:w="629.794564545517"/>
            <w:gridCol w:w="1088.2479607955624"/>
            <w:gridCol w:w="1935.6921175001921"/>
            <w:gridCol w:w="1852.336954545638"/>
            <w:gridCol w:w="3519.44021363671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jc w:val="center"/>
              <w:rPr/>
            </w:pPr>
            <w:r w:rsidDel="00000000" w:rsidR="00000000" w:rsidRPr="00000000">
              <w:rPr>
                <w:b w:val="1"/>
                <w:bCs w:val="1"/>
                <w:rtl w:val="0"/>
              </w:rPr>
              <w:t xml:space="preserve">Ràng buộc / Quy tắc</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Đặt tên cho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 Không để trống </w:t>
            </w:r>
          </w:p>
          <w:p w:rsidR="00000000" w:rsidDel="00000000" w:rsidP="00000000" w:rsidRDefault="00000000" w:rsidRPr="00000000" w14:paraId="0000047B">
            <w:pPr>
              <w:rPr/>
            </w:pPr>
            <w:r w:rsidDel="00000000" w:rsidR="00000000" w:rsidRPr="00000000">
              <w:rPr>
                <w:rtl w:val="0"/>
              </w:rPr>
              <w:t xml:space="preserve">- Độ dài tối thiểu: 1 ký tự </w:t>
            </w:r>
          </w:p>
          <w:p w:rsidR="00000000" w:rsidDel="00000000" w:rsidP="00000000" w:rsidRDefault="00000000" w:rsidRPr="00000000" w14:paraId="0000047C">
            <w:pPr>
              <w:rPr/>
            </w:pPr>
            <w:r w:rsidDel="00000000" w:rsidR="00000000" w:rsidRPr="00000000">
              <w:rPr>
                <w:rtl w:val="0"/>
              </w:rPr>
              <w:t xml:space="preserve">- Độ dài tối đa: 255 ký tự</w:t>
            </w:r>
          </w:p>
          <w:p w:rsidR="00000000" w:rsidDel="00000000" w:rsidP="00000000" w:rsidRDefault="00000000" w:rsidRPr="00000000" w14:paraId="0000047D">
            <w:pPr>
              <w:rPr/>
            </w:pPr>
            <w:r w:rsidDel="00000000" w:rsidR="00000000" w:rsidRPr="00000000">
              <w:rPr>
                <w:rtl w:val="0"/>
              </w:rPr>
              <w:t xml:space="preserve">- Không chứa ký tự đặc biệt không hợp lệ ( . , ; : “ ‘ { [ ] } = - ) ( * ! @ # $ % ^ &amp; ~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Mô tả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Nhập mô tả mục đích, mục tiêu, hoặc ghi chú về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 Có thể để trống </w:t>
            </w:r>
          </w:p>
          <w:p w:rsidR="00000000" w:rsidDel="00000000" w:rsidP="00000000" w:rsidRDefault="00000000" w:rsidRPr="00000000" w14:paraId="00000483">
            <w:pPr>
              <w:rPr/>
            </w:pPr>
            <w:r w:rsidDel="00000000" w:rsidR="00000000" w:rsidRPr="00000000">
              <w:rPr>
                <w:rtl w:val="0"/>
              </w:rPr>
              <w:t xml:space="preserve">- Độ dài tối đa 2000 ký tự</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Tên hoặc mã model AI được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b w:val="1"/>
                <w:bCs w:val="1"/>
                <w:rtl w:val="0"/>
              </w:rPr>
              <w:t xml:space="preserve">Không cho phép chỉnh sửa</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rPr>
                <w:b w:val="1"/>
                <w:bCs w:val="1"/>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Mã kết nối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Mã mã kết nối để xác thực kết nối AI</w:t>
            </w:r>
          </w:p>
          <w:p w:rsidR="00000000" w:rsidDel="00000000" w:rsidP="00000000" w:rsidRDefault="00000000" w:rsidRPr="00000000" w14:paraId="000004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b w:val="1"/>
                <w:bCs w:val="1"/>
                <w:rtl w:val="0"/>
              </w:rPr>
              <w:t xml:space="preserve">Không cho phép chỉnh sửa</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Prompt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Nội dung hướng dẫn chi tiết hành vi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b w:val="1"/>
                <w:bCs w:val="1"/>
                <w:rtl w:val="0"/>
              </w:rPr>
              <w:t xml:space="preserve">Bắt buộc nhập </w:t>
            </w:r>
            <w:r w:rsidDel="00000000" w:rsidR="00000000" w:rsidRPr="00000000">
              <w:rPr>
                <w:rtl w:val="0"/>
              </w:rPr>
              <w:t xml:space="preserve"> nếu có thay đổi</w:t>
            </w:r>
            <w:r w:rsidDel="00000000" w:rsidR="00000000" w:rsidRPr="00000000">
              <w:rPr>
                <w:rtl w:val="0"/>
              </w:rPr>
              <w:t xml:space="preserve">, độ dài khuyến nghị ≤ 2000 ký tự. Không chứa Script hoặc mã độc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Kho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Tập tài liệu, dữ liệu huấn luyện bổ sung cho AI.</w:t>
            </w:r>
          </w:p>
          <w:p w:rsidR="00000000" w:rsidDel="00000000" w:rsidP="00000000" w:rsidRDefault="00000000" w:rsidRPr="00000000" w14:paraId="000004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b w:val="1"/>
                <w:bCs w:val="1"/>
              </w:rPr>
            </w:pPr>
            <w:r w:rsidDel="00000000" w:rsidR="00000000" w:rsidRPr="00000000">
              <w:rPr>
                <w:b w:val="1"/>
                <w:bCs w:val="1"/>
                <w:rtl w:val="0"/>
              </w:rPr>
              <w:t xml:space="preserve">Tùy chọn</w:t>
            </w:r>
            <w:r w:rsidDel="00000000" w:rsidR="00000000" w:rsidRPr="00000000">
              <w:rPr>
                <w:rtl w:val="0"/>
              </w:rPr>
              <w:t xml:space="preserve">, người dùng có thể chọn file thêm file mới từ từ hệ thống hoặc upload thêm file mới. Mỗi khi up lên hệ thống một tài liệu thành công, tài liệu đó sẽ được đẩy vào </w:t>
            </w:r>
            <w:r w:rsidDel="00000000" w:rsidR="00000000" w:rsidRPr="00000000">
              <w:rPr>
                <w:b w:val="1"/>
                <w:bCs w:val="1"/>
                <w:rtl w:val="0"/>
              </w:rPr>
              <w:t xml:space="preserve">Danh sách tài liệu</w:t>
            </w:r>
          </w:p>
          <w:p w:rsidR="00000000" w:rsidDel="00000000" w:rsidP="00000000" w:rsidRDefault="00000000" w:rsidRPr="00000000" w14:paraId="0000049F">
            <w:pPr>
              <w:rPr>
                <w:b w:val="1"/>
                <w:bCs w:val="1"/>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Người dùng cũng có thể lựa chọn xóa bớt tài liệu cũ</w:t>
            </w:r>
          </w:p>
        </w:tc>
      </w:tr>
      <w:tr>
        <w:trPr>
          <w:cantSplit w:val="0"/>
          <w:trHeight w:val="75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7. Danh sách tài liệu bao gồm: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Tên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Tên hiển thị của tài liệu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b w:val="1"/>
                <w:bCs w:val="1"/>
                <w:rtl w:val="0"/>
              </w:rPr>
              <w:t xml:space="preserve">Bắt buộc</w:t>
            </w:r>
            <w:r w:rsidDel="00000000" w:rsidR="00000000" w:rsidRPr="00000000">
              <w:rPr>
                <w:rtl w:val="0"/>
              </w:rPr>
              <w:t xml:space="preserve">, không được trùng trong cùng 1 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Loại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ENUM (Word, Excel, PDF,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Định dạng loại file/nguồn tài liệu</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Nếu là file, không quá 20Mb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b w:val="1"/>
                <w:bCs w:val="1"/>
                <w:rtl w:val="0"/>
              </w:rPr>
              <w:t xml:space="preserve">Bắt buộc</w:t>
            </w:r>
            <w:r w:rsidDel="00000000" w:rsidR="00000000" w:rsidRPr="00000000">
              <w:rPr>
                <w:rtl w:val="0"/>
              </w:rPr>
              <w:t xml:space="preserve">, chọn từ danh sách có sẵn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Ngày tạo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DATE (dd/MM/yyyy)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Ngày hệ thống ghi nhận file/link được thêm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b w:val="1"/>
                <w:bCs w:val="1"/>
                <w:rtl w:val="0"/>
              </w:rPr>
              <w:t xml:space="preserve">Tự động sinh</w:t>
            </w:r>
            <w:r w:rsidDel="00000000" w:rsidR="00000000" w:rsidRPr="00000000">
              <w:rPr>
                <w:rtl w:val="0"/>
              </w:rPr>
              <w:t xml:space="preserve">, không cho chỉnh sửa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Tên tài liệu dạng up 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Tên tài liệu (nếu loại là link và có tên). Khi nhấp chuột vào có thể mở link dẫn tới tài liệu đó.</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rtl w:val="0"/>
              </w:rPr>
              <w:t xml:space="preserve">Nếu loại là link và không có tên thì hiện URL ở phần </w:t>
            </w:r>
            <w:r w:rsidDel="00000000" w:rsidR="00000000" w:rsidRPr="00000000">
              <w:rPr>
                <w:b w:val="1"/>
                <w:bCs w:val="1"/>
                <w:rtl w:val="0"/>
              </w:rPr>
              <w:t xml:space="preserve">Tên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b w:val="1"/>
                <w:bCs w:val="1"/>
                <w:rtl w:val="0"/>
              </w:rPr>
              <w:t xml:space="preserve">Bắt buộc nếu loại tài liệu = Link</w:t>
            </w:r>
            <w:r w:rsidDel="00000000" w:rsidR="00000000" w:rsidRPr="00000000">
              <w:rPr>
                <w:rtl w:val="0"/>
              </w:rPr>
              <w:t xml:space="preserve">, phải đúng định dạng URL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Mức độ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INT (0–100)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Tỷ lệ % mức mở rộng khả năng trả lời của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rPr>
                <w:b w:val="1"/>
                <w:bCs w:val="1"/>
              </w:rPr>
            </w:pPr>
            <w:r w:rsidDel="00000000" w:rsidR="00000000" w:rsidRPr="00000000">
              <w:rPr>
                <w:b w:val="1"/>
                <w:bCs w:val="1"/>
                <w:rtl w:val="0"/>
              </w:rPr>
              <w:t xml:space="preserve">Mặc định = 20%</w:t>
            </w:r>
            <w:r w:rsidDel="00000000" w:rsidR="00000000" w:rsidRPr="00000000">
              <w:rPr>
                <w:rtl w:val="0"/>
              </w:rPr>
              <w:t xml:space="preserve">, giá trị trong khoảng từ </w:t>
            </w:r>
            <w:r w:rsidDel="00000000" w:rsidR="00000000" w:rsidRPr="00000000">
              <w:rPr>
                <w:rFonts w:ascii="Arial Unicode MS" w:cs="Arial Unicode MS" w:eastAsia="Arial Unicode MS" w:hAnsi="Arial Unicode MS"/>
                <w:b w:val="1"/>
                <w:bCs w:val="1"/>
                <w:rtl w:val="0"/>
              </w:rPr>
              <w:t xml:space="preserve">0 → 100</w:t>
            </w:r>
          </w:p>
          <w:p w:rsidR="00000000" w:rsidDel="00000000" w:rsidP="00000000" w:rsidRDefault="00000000" w:rsidRPr="00000000" w14:paraId="000004C3">
            <w:pPr>
              <w:rPr/>
            </w:pPr>
            <w:r w:rsidDel="00000000" w:rsidR="00000000" w:rsidRPr="00000000">
              <w:rPr>
                <w:rtl w:val="0"/>
              </w:rPr>
              <w:t xml:space="preserve">Chọn theo các mốc được chia sẵn.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Cài đặt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BOOLEAN[] (multi-select)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Các tùy chọn bổ sung để AI xử lý tình huống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Có thể chọn nhiều giá trị. Danh sách gồm: - Không tìm thấy thông tin chính xác - Phát hiện nội dung rủi ro/dữ liệu sai - Phát hiện khách hàng yêu cầu tư vấn sâu</w:t>
            </w:r>
          </w:p>
        </w:tc>
      </w:tr>
      <w:tr>
        <w:trPr>
          <w:cantSplit w:val="0"/>
          <w:trHeight w:val="2927.402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Nút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Hủy bỏ thao tác thiết lập và quay lại màn hình trước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Không lưu dữ liệu đã nhập.</w:t>
            </w:r>
          </w:p>
          <w:p w:rsidR="00000000" w:rsidDel="00000000" w:rsidP="00000000" w:rsidRDefault="00000000" w:rsidRPr="00000000" w14:paraId="000004CE">
            <w:pPr>
              <w:spacing w:after="240" w:before="240" w:lineRule="auto"/>
              <w:rPr/>
            </w:pPr>
            <w:r w:rsidDel="00000000" w:rsidR="00000000" w:rsidRPr="00000000">
              <w:rPr>
                <w:rtl w:val="0"/>
              </w:rPr>
              <w:t xml:space="preserve">Hiện Popup cảnh báo: “Bạn chắc chắn muốn hủy? Mọi thiết lập cũ sẽ không được lưu”, nhấp chọn “</w:t>
            </w:r>
            <w:r w:rsidDel="00000000" w:rsidR="00000000" w:rsidRPr="00000000">
              <w:rPr>
                <w:b w:val="1"/>
                <w:bCs w:val="1"/>
                <w:rtl w:val="0"/>
              </w:rPr>
              <w:t xml:space="preserve">Xác nhận</w:t>
            </w:r>
            <w:r w:rsidDel="00000000" w:rsidR="00000000" w:rsidRPr="00000000">
              <w:rPr>
                <w:rtl w:val="0"/>
              </w:rPr>
              <w:t xml:space="preserve">” để xác nhận hủy, nhấp chọn “</w:t>
            </w:r>
            <w:r w:rsidDel="00000000" w:rsidR="00000000" w:rsidRPr="00000000">
              <w:rPr>
                <w:b w:val="1"/>
                <w:bCs w:val="1"/>
                <w:rtl w:val="0"/>
              </w:rPr>
              <w:t xml:space="preserve">Quay lại”</w:t>
            </w:r>
            <w:r w:rsidDel="00000000" w:rsidR="00000000" w:rsidRPr="00000000">
              <w:rPr>
                <w:rtl w:val="0"/>
              </w:rPr>
              <w:t xml:space="preserve"> để hủy bỏ thao tác </w:t>
            </w:r>
            <w:r w:rsidDel="00000000" w:rsidR="00000000" w:rsidRPr="00000000">
              <w:rPr>
                <w:b w:val="1"/>
                <w:bCs w:val="1"/>
                <w:rtl w:val="0"/>
              </w:rPr>
              <w:t xml:space="preserve">Hủy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Nút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Lưu cấu hình 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b w:val="1"/>
                <w:bCs w:val="1"/>
                <w:rtl w:val="0"/>
              </w:rPr>
              <w:t xml:space="preserve">Bắt buộc kiểm tra hợp lệ dữ liệu</w:t>
            </w:r>
            <w:r w:rsidDel="00000000" w:rsidR="00000000" w:rsidRPr="00000000">
              <w:rPr>
                <w:rtl w:val="0"/>
              </w:rPr>
              <w:t xml:space="preserve"> trước khi lưu. </w:t>
            </w:r>
          </w:p>
        </w:tc>
      </w:tr>
    </w:tbl>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u w:val="single"/>
          <w:rtl w:val="0"/>
        </w:rPr>
        <w:t xml:space="preserve">Ràng buộc hệ thống:</w:t>
      </w:r>
      <w:r w:rsidDel="00000000" w:rsidR="00000000" w:rsidRPr="00000000">
        <w:rPr>
          <w:rtl w:val="0"/>
        </w:rPr>
      </w:r>
    </w:p>
    <w:tbl>
      <w:tblPr>
        <w:tblStyle w:val="Table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9.776567852973"/>
        <w:gridCol w:w="7505.7352431706495"/>
        <w:tblGridChange w:id="0">
          <w:tblGrid>
            <w:gridCol w:w="1519.776567852973"/>
            <w:gridCol w:w="7505.735243170649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jc w:val="center"/>
              <w:rPr/>
            </w:pPr>
            <w:r w:rsidDel="00000000" w:rsidR="00000000" w:rsidRPr="00000000">
              <w:rPr>
                <w:b w:val="1"/>
                <w:bCs w:val="1"/>
                <w:rtl w:val="0"/>
              </w:rPr>
              <w:t xml:space="preserve">Nhóm ràng buộc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jc w:val="center"/>
              <w:rPr/>
            </w:pPr>
            <w:r w:rsidDel="00000000" w:rsidR="00000000" w:rsidRPr="00000000">
              <w:rPr>
                <w:b w:val="1"/>
                <w:bCs w:val="1"/>
                <w:rtl w:val="0"/>
              </w:rPr>
              <w:t xml:space="preserve">Mô tả chi tiết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b w:val="1"/>
                <w:bCs w:val="1"/>
                <w:rtl w:val="0"/>
              </w:rPr>
              <w:t xml:space="preserve">Toàn vẹn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 Không cho phép trùng lặp tên tài liệu trong danh sách.</w:t>
            </w:r>
          </w:p>
          <w:p w:rsidR="00000000" w:rsidDel="00000000" w:rsidP="00000000" w:rsidRDefault="00000000" w:rsidRPr="00000000" w14:paraId="000004DA">
            <w:pPr>
              <w:rPr/>
            </w:pPr>
            <w:r w:rsidDel="00000000" w:rsidR="00000000" w:rsidRPr="00000000">
              <w:rPr>
                <w:rtl w:val="0"/>
              </w:rPr>
              <w:t xml:space="preserve">- Chỉ chấp nhận file đúng định dạng (Word, Excel, PDF, CSV) hoặc URL hợp lệ.</w:t>
            </w:r>
          </w:p>
          <w:p w:rsidR="00000000" w:rsidDel="00000000" w:rsidP="00000000" w:rsidRDefault="00000000" w:rsidRPr="00000000" w14:paraId="000004DB">
            <w:pPr>
              <w:rPr/>
            </w:pPr>
            <w:r w:rsidDel="00000000" w:rsidR="00000000" w:rsidRPr="00000000">
              <w:rPr>
                <w:rtl w:val="0"/>
              </w:rPr>
              <w:t xml:space="preserve">- Nếu file tải lên hỏng hoặc URL không truy cập được → báo lỗi.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rPr>
                <w:b w:val="1"/>
                <w:bCs w:val="1"/>
              </w:rPr>
            </w:pPr>
            <w:r w:rsidDel="00000000" w:rsidR="00000000" w:rsidRPr="00000000">
              <w:rPr>
                <w:b w:val="1"/>
                <w:bCs w:val="1"/>
                <w:rtl w:val="0"/>
              </w:rPr>
              <w:t xml:space="preserve">Xác  nhận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 Hệ thống yêu cầu xác nhận đồng ý chỉnh sửa. Nhấp chọn “Xác nhận” để bắt đầu chỉnh sửa thiết lập AI, nhấp chọn “Quay lại” để hủy thao tác truy cập giao diện chỉnh sửa.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b w:val="1"/>
                <w:bCs w:val="1"/>
                <w:rtl w:val="0"/>
              </w:rPr>
              <w:t xml:space="preserve">Quy tắc nhập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 Trường </w:t>
            </w:r>
            <w:r w:rsidDel="00000000" w:rsidR="00000000" w:rsidRPr="00000000">
              <w:rPr>
                <w:b w:val="1"/>
                <w:bCs w:val="1"/>
                <w:rtl w:val="0"/>
              </w:rPr>
              <w:t xml:space="preserve">Prompt</w:t>
            </w:r>
            <w:r w:rsidDel="00000000" w:rsidR="00000000" w:rsidRPr="00000000">
              <w:rPr>
                <w:rtl w:val="0"/>
              </w:rPr>
              <w:t xml:space="preserve"> phải nằm trong giới hạn ký tự, không được chứa mã HTML/script.</w:t>
            </w:r>
          </w:p>
          <w:p w:rsidR="00000000" w:rsidDel="00000000" w:rsidP="00000000" w:rsidRDefault="00000000" w:rsidRPr="00000000" w14:paraId="000004E0">
            <w:pPr>
              <w:rPr/>
            </w:pPr>
            <w:r w:rsidDel="00000000" w:rsidR="00000000" w:rsidRPr="00000000">
              <w:rPr>
                <w:rtl w:val="0"/>
              </w:rPr>
              <w:t xml:space="preserve">- Các trường text (Model, Mã kết nối AI) không được nhập ký tự đặc biệt trái phép.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b w:val="1"/>
                <w:bCs w:val="1"/>
                <w:rtl w:val="0"/>
              </w:rPr>
              <w:t xml:space="preserve">Điều kiện lưu tất cả thiết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 Phải có ít nhất 1 giá trị hợp lệ trong các trường bắt buộc (</w:t>
            </w: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b w:val="1"/>
                <w:bCs w:val="1"/>
                <w:rtl w:val="0"/>
              </w:rPr>
              <w:t xml:space="preserve">Mã kết nối AI</w:t>
            </w:r>
            <w:r w:rsidDel="00000000" w:rsidR="00000000" w:rsidRPr="00000000">
              <w:rPr>
                <w:rtl w:val="0"/>
              </w:rPr>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t xml:space="preserve">- Nếu người dùng thay đổi kho kiến thức bằng cách xóa hết, hệ thống vẫn cho lưu nhưng AI sẽ hoạt động với Prompt mặc định.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b w:val="1"/>
                <w:bCs w:val="1"/>
                <w:rtl w:val="0"/>
              </w:rPr>
              <w:t xml:space="preserve">Mức độ mở rộng (slider)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Giới hạn từ 0% → 100% theo 5 mốc. Ghi nhận mốc gần nhất người dùng click chọn.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b w:val="1"/>
                <w:bCs w:val="1"/>
                <w:rtl w:val="0"/>
              </w:rPr>
              <w:t xml:space="preserve">Xử lý lỗi &amp; thông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 Nếu thiếu thông tin bắt buộc → hiện thông báo lỗi ngay tại trường nhập.- Khi upload tài liệu lỗi hoặc không đúng định dạng → cảnh báo và không thêm vào danh sách.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b w:val="1"/>
                <w:bCs w:val="1"/>
                <w:rtl w:val="0"/>
              </w:rPr>
              <w:t xml:space="preserve">Tương tác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 Nút </w:t>
            </w:r>
            <w:r w:rsidDel="00000000" w:rsidR="00000000" w:rsidRPr="00000000">
              <w:rPr>
                <w:b w:val="1"/>
                <w:bCs w:val="1"/>
                <w:rtl w:val="0"/>
              </w:rPr>
              <w:t xml:space="preserve">Lưu</w:t>
            </w:r>
            <w:r w:rsidDel="00000000" w:rsidR="00000000" w:rsidRPr="00000000">
              <w:rPr>
                <w:rtl w:val="0"/>
              </w:rPr>
              <w:t xml:space="preserve"> chỉ được phép nhấn khi toàn bộ trường bắt buộc hợp lệ. Hoàn thành check URL hợp lệ và an toàn mới được phép lưu. Nếu là link không hợp lệ, hệ thống hiện thông báo “URL không hợp lệ. Cảnh báo rủi ro an toàn.”</w:t>
            </w:r>
          </w:p>
          <w:p w:rsidR="00000000" w:rsidDel="00000000" w:rsidP="00000000" w:rsidRDefault="00000000" w:rsidRPr="00000000" w14:paraId="000004EA">
            <w:pPr>
              <w:rPr/>
            </w:pPr>
            <w:r w:rsidDel="00000000" w:rsidR="00000000" w:rsidRPr="00000000">
              <w:rPr>
                <w:rtl w:val="0"/>
              </w:rPr>
              <w:t xml:space="preserve">- Nút </w:t>
            </w:r>
            <w:r w:rsidDel="00000000" w:rsidR="00000000" w:rsidRPr="00000000">
              <w:rPr>
                <w:b w:val="1"/>
                <w:bCs w:val="1"/>
                <w:rtl w:val="0"/>
              </w:rPr>
              <w:t xml:space="preserve">Hủy</w:t>
            </w:r>
            <w:r w:rsidDel="00000000" w:rsidR="00000000" w:rsidRPr="00000000">
              <w:rPr>
                <w:rtl w:val="0"/>
              </w:rPr>
              <w:t xml:space="preserve"> thoát form mà không lưu dữ liệu.</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rPr>
                <w:b w:val="1"/>
                <w:bCs w:val="1"/>
              </w:rPr>
            </w:pPr>
            <w:r w:rsidDel="00000000" w:rsidR="00000000" w:rsidRPr="00000000">
              <w:rPr>
                <w:b w:val="1"/>
                <w:bCs w:val="1"/>
                <w:rtl w:val="0"/>
              </w:rPr>
              <w:t xml:space="preserve">Lưu lỗi do vấn đề bên ngoài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 Những trường hợp nhập sai Mã kết nối AI nên kết nối thất bại, sẽ hiện cửa sổ thông báo, đồng thời quay trở lại giao diện thiết lập để người dùng cập nhật lại Mã kết nối AI.</w:t>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5"/>
        <w:rPr/>
      </w:pPr>
      <w:bookmarkStart w:colFirst="0" w:colLast="0" w:name="_41x10ynl3e6m" w:id="25"/>
      <w:bookmarkEnd w:id="25"/>
      <w:r w:rsidDel="00000000" w:rsidR="00000000" w:rsidRPr="00000000">
        <w:rPr>
          <w:rtl w:val="0"/>
        </w:rPr>
        <w:t xml:space="preserve">Case đặc biệt của luồng chỉnh sửa thiết lập AI:</w:t>
      </w:r>
    </w:p>
    <w:p w:rsidR="00000000" w:rsidDel="00000000" w:rsidP="00000000" w:rsidRDefault="00000000" w:rsidRPr="00000000" w14:paraId="000004EF">
      <w:pPr>
        <w:rPr/>
      </w:pPr>
      <w:r w:rsidDel="00000000" w:rsidR="00000000" w:rsidRPr="00000000">
        <w:rPr>
          <w:rtl w:val="0"/>
        </w:rPr>
        <w:t xml:space="preserve">Thử nghiệm AI &gt; dẫn đến giao diện chỉnh sửa</w:t>
      </w:r>
    </w:p>
    <w:p w:rsidR="00000000" w:rsidDel="00000000" w:rsidP="00000000" w:rsidRDefault="00000000" w:rsidRPr="00000000" w14:paraId="000004F0">
      <w:pPr>
        <w:rPr/>
      </w:pPr>
      <w:r w:rsidDel="00000000" w:rsidR="00000000" w:rsidRPr="00000000">
        <w:rPr/>
        <w:drawing>
          <wp:inline distB="114300" distT="114300" distL="114300" distR="114300">
            <wp:extent cx="5731200" cy="3200400"/>
            <wp:effectExtent b="0" l="0" r="0" t="0"/>
            <wp:docPr id="1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Mô tả sơ bộ: </w:t>
      </w:r>
    </w:p>
    <w:p w:rsidR="00000000" w:rsidDel="00000000" w:rsidP="00000000" w:rsidRDefault="00000000" w:rsidRPr="00000000" w14:paraId="000004F3">
      <w:pPr>
        <w:rPr/>
      </w:pPr>
      <w:r w:rsidDel="00000000" w:rsidR="00000000" w:rsidRPr="00000000">
        <w:rPr>
          <w:rtl w:val="0"/>
        </w:rPr>
        <w:t xml:space="preserve">Có 2 cách để truy cập “</w:t>
      </w:r>
      <w:r w:rsidDel="00000000" w:rsidR="00000000" w:rsidRPr="00000000">
        <w:rPr>
          <w:b w:val="1"/>
          <w:bCs w:val="1"/>
          <w:rtl w:val="0"/>
        </w:rPr>
        <w:t xml:space="preserve">Chỉnh sửa thiết lập AI</w:t>
      </w:r>
      <w:r w:rsidDel="00000000" w:rsidR="00000000" w:rsidRPr="00000000">
        <w:rPr>
          <w:rtl w:val="0"/>
        </w:rPr>
        <w:t xml:space="preserve">”</w:t>
      </w:r>
    </w:p>
    <w:p w:rsidR="00000000" w:rsidDel="00000000" w:rsidP="00000000" w:rsidRDefault="00000000" w:rsidRPr="00000000" w14:paraId="000004F4">
      <w:pPr>
        <w:numPr>
          <w:ilvl w:val="0"/>
          <w:numId w:val="41"/>
        </w:numPr>
        <w:ind w:left="720" w:hanging="360"/>
        <w:rPr>
          <w:u w:val="none"/>
        </w:rPr>
      </w:pPr>
      <w:r w:rsidDel="00000000" w:rsidR="00000000" w:rsidRPr="00000000">
        <w:rPr>
          <w:rtl w:val="0"/>
        </w:rPr>
        <w:t xml:space="preserve">Nhấp chọn “Chỉnh sửa” trong thanh menu ẩn =&gt; Mở trực tiếp giao diện </w:t>
      </w:r>
      <w:r w:rsidDel="00000000" w:rsidR="00000000" w:rsidRPr="00000000">
        <w:rPr>
          <w:b w:val="1"/>
          <w:bCs w:val="1"/>
          <w:rtl w:val="0"/>
        </w:rPr>
        <w:t xml:space="preserve">Thông tin chung + Thiết lập AI</w:t>
      </w:r>
      <w:r w:rsidDel="00000000" w:rsidR="00000000" w:rsidRPr="00000000">
        <w:rPr>
          <w:rtl w:val="0"/>
        </w:rPr>
        <w:t xml:space="preserve"> trong màn Thiết lập AI và thực hiện các bước như mô tả ở phần 3.3.1 và 3.3.2.</w:t>
      </w:r>
    </w:p>
    <w:p w:rsidR="00000000" w:rsidDel="00000000" w:rsidP="00000000" w:rsidRDefault="00000000" w:rsidRPr="00000000" w14:paraId="000004F5">
      <w:pPr>
        <w:ind w:left="720" w:firstLine="0"/>
        <w:rPr/>
      </w:pPr>
      <w:r w:rsidDel="00000000" w:rsidR="00000000" w:rsidRPr="00000000">
        <w:rPr>
          <w:rtl w:val="0"/>
        </w:rPr>
        <w:t xml:space="preserve">=&gt; Sau khi lưu thiết lập được chỉnh sửa, chuyển tới giao diện </w:t>
      </w:r>
      <w:r w:rsidDel="00000000" w:rsidR="00000000" w:rsidRPr="00000000">
        <w:rPr>
          <w:b w:val="1"/>
          <w:bCs w:val="1"/>
          <w:rtl w:val="0"/>
        </w:rPr>
        <w:t xml:space="preserve">Thử nghiệm</w:t>
      </w:r>
      <w:r w:rsidDel="00000000" w:rsidR="00000000" w:rsidRPr="00000000">
        <w:rPr>
          <w:rtl w:val="0"/>
        </w:rPr>
        <w:t xml:space="preserve"> để thử nghiệm AI một lần nữa.</w:t>
      </w:r>
    </w:p>
    <w:p w:rsidR="00000000" w:rsidDel="00000000" w:rsidP="00000000" w:rsidRDefault="00000000" w:rsidRPr="00000000" w14:paraId="000004F6">
      <w:pPr>
        <w:ind w:left="720" w:firstLine="0"/>
        <w:rPr/>
      </w:pPr>
      <w:r w:rsidDel="00000000" w:rsidR="00000000" w:rsidRPr="00000000">
        <w:rPr>
          <w:rtl w:val="0"/>
        </w:rPr>
      </w:r>
    </w:p>
    <w:p w:rsidR="00000000" w:rsidDel="00000000" w:rsidP="00000000" w:rsidRDefault="00000000" w:rsidRPr="00000000" w14:paraId="000004F7">
      <w:pPr>
        <w:numPr>
          <w:ilvl w:val="0"/>
          <w:numId w:val="41"/>
        </w:numPr>
        <w:ind w:left="720" w:hanging="360"/>
        <w:rPr>
          <w:u w:val="none"/>
        </w:rPr>
      </w:pPr>
      <w:r w:rsidDel="00000000" w:rsidR="00000000" w:rsidRPr="00000000">
        <w:rPr>
          <w:rtl w:val="0"/>
        </w:rPr>
        <w:t xml:space="preserve">Nhấp chọn “Thử nghiệm” trong thanh menu ẩn =&gt; Mở trực tiếp giao diện </w:t>
      </w:r>
      <w:r w:rsidDel="00000000" w:rsidR="00000000" w:rsidRPr="00000000">
        <w:rPr>
          <w:b w:val="1"/>
          <w:bCs w:val="1"/>
          <w:rtl w:val="0"/>
        </w:rPr>
        <w:t xml:space="preserve">Thử nghiệm</w:t>
      </w:r>
      <w:r w:rsidDel="00000000" w:rsidR="00000000" w:rsidRPr="00000000">
        <w:rPr>
          <w:rtl w:val="0"/>
        </w:rPr>
        <w:t xml:space="preserve">. Sau khi người dùng thử nghiệm AI và đưa ra quyết định cần chỉnh sửa AI, người dùng nhấp chọn nút “</w:t>
      </w:r>
      <w:r w:rsidDel="00000000" w:rsidR="00000000" w:rsidRPr="00000000">
        <w:rPr>
          <w:b w:val="1"/>
          <w:bCs w:val="1"/>
          <w:rtl w:val="0"/>
        </w:rPr>
        <w:t xml:space="preserve">Quay lại chỉnh sửa” </w:t>
      </w:r>
      <w:r w:rsidDel="00000000" w:rsidR="00000000" w:rsidRPr="00000000">
        <w:rPr>
          <w:rtl w:val="0"/>
        </w:rPr>
        <w:t xml:space="preserve">tại giao diện </w:t>
      </w:r>
      <w:r w:rsidDel="00000000" w:rsidR="00000000" w:rsidRPr="00000000">
        <w:rPr>
          <w:b w:val="1"/>
          <w:bCs w:val="1"/>
          <w:rtl w:val="0"/>
        </w:rPr>
        <w:t xml:space="preserve">Thử nghiệm. </w:t>
      </w:r>
      <w:r w:rsidDel="00000000" w:rsidR="00000000" w:rsidRPr="00000000">
        <w:rPr>
          <w:rtl w:val="0"/>
        </w:rPr>
        <w:t xml:space="preserve">=&gt; Mở giao diện </w:t>
      </w:r>
      <w:r w:rsidDel="00000000" w:rsidR="00000000" w:rsidRPr="00000000">
        <w:rPr>
          <w:b w:val="1"/>
          <w:bCs w:val="1"/>
          <w:rtl w:val="0"/>
        </w:rPr>
        <w:t xml:space="preserve">Thông tin chung + Thiết lập AI</w:t>
      </w:r>
      <w:r w:rsidDel="00000000" w:rsidR="00000000" w:rsidRPr="00000000">
        <w:rPr>
          <w:rtl w:val="0"/>
        </w:rPr>
        <w:t xml:space="preserve"> trong màn Thiết lập AI và thực hiện các bước như mô tả ở phần 3.3.1 và 3.3.2.</w:t>
      </w:r>
    </w:p>
    <w:p w:rsidR="00000000" w:rsidDel="00000000" w:rsidP="00000000" w:rsidRDefault="00000000" w:rsidRPr="00000000" w14:paraId="000004F8">
      <w:pPr>
        <w:ind w:left="720" w:firstLine="0"/>
        <w:rPr/>
      </w:pPr>
      <w:r w:rsidDel="00000000" w:rsidR="00000000" w:rsidRPr="00000000">
        <w:rPr>
          <w:rtl w:val="0"/>
        </w:rPr>
        <w:t xml:space="preserve">=&gt; Sau khi lưu thiết lập được chỉnh sửa, chuyển tới giao diện </w:t>
      </w:r>
      <w:r w:rsidDel="00000000" w:rsidR="00000000" w:rsidRPr="00000000">
        <w:rPr>
          <w:b w:val="1"/>
          <w:bCs w:val="1"/>
          <w:rtl w:val="0"/>
        </w:rPr>
        <w:t xml:space="preserve">Thử nghiệm</w:t>
      </w:r>
      <w:r w:rsidDel="00000000" w:rsidR="00000000" w:rsidRPr="00000000">
        <w:rPr>
          <w:rtl w:val="0"/>
        </w:rPr>
        <w:t xml:space="preserve"> để thử nghiệm AI một lần nữa.</w:t>
      </w:r>
    </w:p>
    <w:p w:rsidR="00000000" w:rsidDel="00000000" w:rsidP="00000000" w:rsidRDefault="00000000" w:rsidRPr="00000000" w14:paraId="000004F9">
      <w:pPr>
        <w:ind w:left="0" w:firstLine="0"/>
        <w:rPr>
          <w:b w:val="1"/>
          <w:bCs w:val="1"/>
        </w:rPr>
      </w:pPr>
      <w:r w:rsidDel="00000000" w:rsidR="00000000" w:rsidRPr="00000000">
        <w:rPr>
          <w:rtl w:val="0"/>
        </w:rPr>
      </w:r>
    </w:p>
    <w:p w:rsidR="00000000" w:rsidDel="00000000" w:rsidP="00000000" w:rsidRDefault="00000000" w:rsidRPr="00000000" w14:paraId="000004FA">
      <w:pPr>
        <w:pStyle w:val="Heading3"/>
        <w:rPr/>
      </w:pPr>
      <w:bookmarkStart w:colFirst="0" w:colLast="0" w:name="_8hsx8uzm635" w:id="26"/>
      <w:bookmarkEnd w:id="26"/>
      <w:r w:rsidDel="00000000" w:rsidR="00000000" w:rsidRPr="00000000">
        <w:rPr>
          <w:rtl w:val="0"/>
        </w:rPr>
        <w:t xml:space="preserve">3.4 Use case tổng quan</w:t>
      </w:r>
    </w:p>
    <w:p w:rsidR="00000000" w:rsidDel="00000000" w:rsidP="00000000" w:rsidRDefault="00000000" w:rsidRPr="00000000" w14:paraId="000004FB">
      <w:pPr>
        <w:rPr/>
      </w:pPr>
      <w:r w:rsidDel="00000000" w:rsidR="00000000" w:rsidRPr="00000000">
        <w:rPr>
          <w:rtl w:val="0"/>
        </w:rPr>
      </w:r>
    </w:p>
    <w:tbl>
      <w:tblPr>
        <w:tblStyle w:val="Table20"/>
        <w:tblW w:w="10185.0" w:type="dxa"/>
        <w:jc w:val="left"/>
        <w:tblInd w:w="-2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1350"/>
        <w:gridCol w:w="855"/>
        <w:gridCol w:w="1965"/>
        <w:gridCol w:w="1980"/>
        <w:gridCol w:w="2970"/>
        <w:tblGridChange w:id="0">
          <w:tblGrid>
            <w:gridCol w:w="1065"/>
            <w:gridCol w:w="1350"/>
            <w:gridCol w:w="855"/>
            <w:gridCol w:w="1965"/>
            <w:gridCol w:w="1980"/>
            <w:gridCol w:w="297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bCs w:val="1"/>
                <w:rtl w:val="0"/>
              </w:rPr>
              <w:t xml:space="preserve">Usecase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jc w:val="center"/>
              <w:rPr/>
            </w:pPr>
            <w:r w:rsidDel="00000000" w:rsidR="00000000" w:rsidRPr="00000000">
              <w:rPr>
                <w:b w:val="1"/>
                <w:bCs w:val="1"/>
                <w:rtl w:val="0"/>
              </w:rPr>
              <w:t xml:space="preserve">Điều kiện đầu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jc w:val="center"/>
              <w:rPr/>
            </w:pPr>
            <w:r w:rsidDel="00000000" w:rsidR="00000000" w:rsidRPr="00000000">
              <w:rPr>
                <w:b w:val="1"/>
                <w:bCs w:val="1"/>
                <w:rtl w:val="0"/>
              </w:rPr>
              <w:t xml:space="preserve">Kết quả mong muốn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UC3.1.01</w:t>
            </w:r>
          </w:p>
          <w:p w:rsidR="00000000" w:rsidDel="00000000" w:rsidP="00000000" w:rsidRDefault="00000000" w:rsidRPr="00000000" w14:paraId="00000503">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Người dùng thay đổi 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Người dùng nhập tên AI vào trường bắt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t xml:space="preserve">Người dùng có quyền thêm mới AI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Tên AI được lưu tạm thời trong hệ thống, không để trống khi chuyển bước.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UC3.1.01a</w:t>
            </w:r>
          </w:p>
          <w:p w:rsidR="00000000" w:rsidDel="00000000" w:rsidP="00000000" w:rsidRDefault="00000000" w:rsidRPr="00000000" w14:paraId="0000050B">
            <w:pPr>
              <w:rPr/>
            </w:pPr>
            <w:r w:rsidDel="00000000" w:rsidR="00000000" w:rsidRPr="00000000">
              <w:rPr>
                <w:rtl w:val="0"/>
              </w:rPr>
              <w:t xml:space="preserve">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Người dùng xóa và để trống 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Người dùng để trống trường dữ liệu 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t xml:space="preserve">Người dùng có quyền thêm mới AI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Khi bấm "</w:t>
            </w:r>
            <w:r w:rsidDel="00000000" w:rsidR="00000000" w:rsidRPr="00000000">
              <w:rPr>
                <w:b w:val="1"/>
                <w:bCs w:val="1"/>
                <w:rtl w:val="0"/>
              </w:rPr>
              <w:t xml:space="preserve">Tiếp theo</w:t>
            </w:r>
            <w:r w:rsidDel="00000000" w:rsidR="00000000" w:rsidRPr="00000000">
              <w:rPr>
                <w:rtl w:val="0"/>
              </w:rPr>
              <w:t xml:space="preserve">", hệ thống hiển thị cảnh báo tại trường dữ liệu tên AI "Tên AI là thông tin bắt buộc".</w:t>
            </w:r>
          </w:p>
          <w:p w:rsidR="00000000" w:rsidDel="00000000" w:rsidP="00000000" w:rsidRDefault="00000000" w:rsidRPr="00000000" w14:paraId="00000512">
            <w:pPr>
              <w:rPr/>
            </w:pPr>
            <w:r w:rsidDel="00000000" w:rsidR="00000000" w:rsidRPr="00000000">
              <w:rPr>
                <w:rtl w:val="0"/>
              </w:rPr>
              <w:t xml:space="preserve">=&gt; Người dùng hoàn thành bước điền tên AI. Tên AI được lưu tạm thời trong hệ thống, không để trống khi chuyển bước.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UC3.1.01b </w:t>
            </w:r>
          </w:p>
          <w:p w:rsidR="00000000" w:rsidDel="00000000" w:rsidP="00000000" w:rsidRDefault="00000000" w:rsidRPr="00000000" w14:paraId="00000514">
            <w:pPr>
              <w:rPr/>
            </w:pPr>
            <w:r w:rsidDel="00000000" w:rsidR="00000000" w:rsidRPr="00000000">
              <w:rPr>
                <w:rtl w:val="0"/>
              </w:rPr>
              <w:t xml:space="preserve">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Người dùng thay đổi tên AI chứa ký tự không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Người dùng nhập ký tự không hợp lệ vào 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t xml:space="preserve">Người dùng có quyền thêm mới AI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Hệ thống chặn nhập hoặc thông báo lỗi: “Tên AI không được chứa các ký tự đặc biệt” khi bấm "</w:t>
            </w:r>
            <w:r w:rsidDel="00000000" w:rsidR="00000000" w:rsidRPr="00000000">
              <w:rPr>
                <w:b w:val="1"/>
                <w:bCs w:val="1"/>
                <w:rtl w:val="0"/>
              </w:rPr>
              <w:t xml:space="preserve">Tiếp theo</w:t>
            </w: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t xml:space="preserve">=&gt; Người dùng hoàn thành bước điền tên AI. Tên AI được lưu tạm thời trong hệ thống, không để trống khi chuyển bước.</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UC3.1.2</w:t>
            </w:r>
          </w:p>
          <w:p w:rsidR="00000000" w:rsidDel="00000000" w:rsidP="00000000" w:rsidRDefault="00000000" w:rsidRPr="00000000" w14:paraId="0000051D">
            <w:pPr>
              <w:rPr/>
            </w:pPr>
            <w:r w:rsidDel="00000000" w:rsidR="00000000" w:rsidRPr="00000000">
              <w:rPr>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Người dùng thay đổi mô tả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Người dùng nhập mô tả mục tiêu, ghi chú hoặc phạm vi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Mô tả được lưu tạm thời, có thể để trống nhưng nếu nhập thì phải đúng định dạng text.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UC3.1.2a</w:t>
            </w:r>
          </w:p>
          <w:p w:rsidR="00000000" w:rsidDel="00000000" w:rsidP="00000000" w:rsidRDefault="00000000" w:rsidRPr="00000000" w14:paraId="00000524">
            <w:pPr>
              <w:rPr/>
            </w:pPr>
            <w:r w:rsidDel="00000000" w:rsidR="00000000" w:rsidRPr="00000000">
              <w:rPr>
                <w:rtl w:val="0"/>
              </w:rPr>
              <w:t xml:space="preserve">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Người dùng thay đổi mô tả AI quá giới hạn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Người dùng thay đổi mô tả mục tiêu, ghi chú hoặc phạm vi AI quá 2000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Form thiết lập AI đang mở; vị trí: </w:t>
            </w:r>
            <w:r w:rsidDel="00000000" w:rsidR="00000000" w:rsidRPr="00000000">
              <w:rPr>
                <w:b w:val="1"/>
                <w:bCs w:val="1"/>
                <w:rtl w:val="0"/>
              </w:rPr>
              <w:t xml:space="preserve">Thông tin chung</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Hệ thống hiển thị cảnh báo giới hạn: “Giới hạn mô tả trong 2000 ký tự”</w:t>
              <w:br w:type="textWrapping"/>
              <w:t xml:space="preserve">=&gt; Người dùng hoàn thành điền mô tả trong giới hạn và đúng định dạng. Mô tả được lưu tạm thời.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UC3.1.3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Người dùng </w:t>
            </w:r>
            <w:r w:rsidDel="00000000" w:rsidR="00000000" w:rsidRPr="00000000">
              <w:rPr>
                <w:b w:val="1"/>
                <w:bCs w:val="1"/>
                <w:rtl w:val="0"/>
              </w:rPr>
              <w:t xml:space="preserve">Hủy </w:t>
            </w:r>
            <w:r w:rsidDel="00000000" w:rsidR="00000000" w:rsidRPr="00000000">
              <w:rPr>
                <w:rtl w:val="0"/>
              </w:rPr>
              <w:t xml:space="preserve">thao tác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Người dùng bấm nút </w:t>
            </w:r>
            <w:r w:rsidDel="00000000" w:rsidR="00000000" w:rsidRPr="00000000">
              <w:rPr>
                <w:b w:val="1"/>
                <w:bCs w:val="1"/>
                <w:rtl w:val="0"/>
              </w:rPr>
              <w:t xml:space="preserve">Hủy</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Giao diện </w:t>
            </w:r>
            <w:r w:rsidDel="00000000" w:rsidR="00000000" w:rsidRPr="00000000">
              <w:rPr>
                <w:b w:val="1"/>
                <w:bCs w:val="1"/>
                <w:rtl w:val="0"/>
              </w:rPr>
              <w:t xml:space="preserve">Thông tin chung</w:t>
            </w:r>
            <w:r w:rsidDel="00000000" w:rsidR="00000000" w:rsidRPr="00000000">
              <w:rPr>
                <w:rtl w:val="0"/>
              </w:rPr>
              <w:t xml:space="preserve"> đang mở.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rPr>
                <w:b w:val="1"/>
                <w:bCs w:val="1"/>
              </w:rPr>
            </w:pPr>
            <w:r w:rsidDel="00000000" w:rsidR="00000000" w:rsidRPr="00000000">
              <w:rPr>
                <w:rtl w:val="0"/>
              </w:rPr>
              <w:t xml:space="preserve">Hệ thống hiện Popup cảnh báo: “Bạn chắc chắn muốn hủy? Mọi thiết lập cũ sẽ không được lưu”, nhấp chọn “</w:t>
            </w:r>
            <w:r w:rsidDel="00000000" w:rsidR="00000000" w:rsidRPr="00000000">
              <w:rPr>
                <w:b w:val="1"/>
                <w:bCs w:val="1"/>
                <w:rtl w:val="0"/>
              </w:rPr>
              <w:t xml:space="preserve">Xác nhận</w:t>
            </w:r>
            <w:r w:rsidDel="00000000" w:rsidR="00000000" w:rsidRPr="00000000">
              <w:rPr>
                <w:rtl w:val="0"/>
              </w:rPr>
              <w:t xml:space="preserve">” để xác nhận hủy, nhấp chọn “</w:t>
            </w:r>
            <w:r w:rsidDel="00000000" w:rsidR="00000000" w:rsidRPr="00000000">
              <w:rPr>
                <w:b w:val="1"/>
                <w:bCs w:val="1"/>
                <w:rtl w:val="0"/>
              </w:rPr>
              <w:t xml:space="preserve">Quay lại</w:t>
            </w:r>
            <w:r w:rsidDel="00000000" w:rsidR="00000000" w:rsidRPr="00000000">
              <w:rPr>
                <w:rtl w:val="0"/>
              </w:rPr>
              <w:t xml:space="preserve">” để hủy bỏ thao tác </w:t>
            </w:r>
            <w:r w:rsidDel="00000000" w:rsidR="00000000" w:rsidRPr="00000000">
              <w:rPr>
                <w:b w:val="1"/>
                <w:bCs w:val="1"/>
                <w:rtl w:val="0"/>
              </w:rPr>
              <w:t xml:space="preserve">Hủy</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UC4.01</w:t>
            </w:r>
          </w:p>
          <w:p w:rsidR="00000000" w:rsidDel="00000000" w:rsidP="00000000" w:rsidRDefault="00000000" w:rsidRPr="00000000" w14:paraId="00000531">
            <w:pPr>
              <w:rPr/>
            </w:pPr>
            <w:r w:rsidDel="00000000" w:rsidR="00000000" w:rsidRPr="00000000">
              <w:rPr>
                <w:rtl w:val="0"/>
              </w:rPr>
              <w:t xml:space="preserve">Luồng tổng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Người dùng thay đổi thiết lập AI khi kịch bản tự động hóa đang chạy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Người dùng đã thay đổi thiết lập AI trong khi AI đó đang được phân công xử lý tại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Người dùng có quyền chỉnh sửa</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Có AI hợp lệ đã tồn tại trong hệ thống</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AI đang được gán vào một kịch bản tự động đang hoạt động</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Chỉnh sửa hợp lễ đã được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Kịch bản đó vẫn vận hành bình thường, AI sẽ tự động trả lời theo thiết lập mới nhất.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UC4.01.1</w:t>
            </w:r>
          </w:p>
          <w:p w:rsidR="00000000" w:rsidDel="00000000" w:rsidP="00000000" w:rsidRDefault="00000000" w:rsidRPr="00000000" w14:paraId="00000540">
            <w:pPr>
              <w:rPr/>
            </w:pPr>
            <w:r w:rsidDel="00000000" w:rsidR="00000000" w:rsidRPr="00000000">
              <w:rPr>
                <w:rtl w:val="0"/>
              </w:rPr>
              <w:t xml:space="preserve">Luồng chính</w:t>
            </w:r>
          </w:p>
          <w:p w:rsidR="00000000" w:rsidDel="00000000" w:rsidP="00000000" w:rsidRDefault="00000000" w:rsidRPr="00000000" w14:paraId="00000541">
            <w:pPr>
              <w:rPr/>
            </w:pPr>
            <w:r w:rsidDel="00000000" w:rsidR="00000000" w:rsidRPr="00000000">
              <w:rPr>
                <w:rtl w:val="0"/>
              </w:rPr>
              <w:t xml:space="preserve">(chi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rPr>
                <w:b w:val="1"/>
                <w:bCs w:val="1"/>
              </w:rPr>
            </w:pPr>
            <w:r w:rsidDel="00000000" w:rsidR="00000000" w:rsidRPr="00000000">
              <w:rPr>
                <w:rtl w:val="0"/>
              </w:rPr>
              <w:t xml:space="preserve">Thay đổi trong </w:t>
            </w:r>
            <w:r w:rsidDel="00000000" w:rsidR="00000000" w:rsidRPr="00000000">
              <w:rPr>
                <w:b w:val="1"/>
                <w:bCs w:val="1"/>
                <w:rtl w:val="0"/>
              </w:rPr>
              <w:t xml:space="preserve">tên AI </w:t>
            </w:r>
            <w:r w:rsidDel="00000000" w:rsidR="00000000" w:rsidRPr="00000000">
              <w:rPr>
                <w:rtl w:val="0"/>
              </w:rPr>
              <w:t xml:space="preserve">trong </w:t>
            </w:r>
            <w:r w:rsidDel="00000000" w:rsidR="00000000" w:rsidRPr="00000000">
              <w:rPr>
                <w:b w:val="1"/>
                <w:bCs w:val="1"/>
                <w:rtl w:val="0"/>
              </w:rPr>
              <w:t xml:space="preserve">Thông tin chung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Người dùng đã thay đổi thông tin </w:t>
            </w:r>
            <w:r w:rsidDel="00000000" w:rsidR="00000000" w:rsidRPr="00000000">
              <w:rPr>
                <w:b w:val="1"/>
                <w:bCs w:val="1"/>
                <w:rtl w:val="0"/>
              </w:rPr>
              <w:t xml:space="preserve">Tên AI</w:t>
            </w:r>
            <w:r w:rsidDel="00000000" w:rsidR="00000000" w:rsidRPr="00000000">
              <w:rPr>
                <w:rtl w:val="0"/>
              </w:rPr>
              <w:t xml:space="preserve"> trong khi AI đó đang được phân công xử lý tại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AI đã được gán vào một kịch bản tự động hóa đang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Kịch bản vẫn hoạt động bình thường.</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Danh sách droplist chứa tên AI được cập nhật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Tên AI được gán được cập nhật trong kịch bản tự động hóa</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UC4.01.2</w:t>
            </w:r>
          </w:p>
          <w:p w:rsidR="00000000" w:rsidDel="00000000" w:rsidP="00000000" w:rsidRDefault="00000000" w:rsidRPr="00000000" w14:paraId="0000054C">
            <w:pPr>
              <w:rPr/>
            </w:pPr>
            <w:r w:rsidDel="00000000" w:rsidR="00000000" w:rsidRPr="00000000">
              <w:rPr>
                <w:rtl w:val="0"/>
              </w:rPr>
              <w:t xml:space="preserve">Luồng chính</w:t>
            </w:r>
          </w:p>
          <w:p w:rsidR="00000000" w:rsidDel="00000000" w:rsidP="00000000" w:rsidRDefault="00000000" w:rsidRPr="00000000" w14:paraId="0000054D">
            <w:pPr>
              <w:rPr/>
            </w:pPr>
            <w:r w:rsidDel="00000000" w:rsidR="00000000" w:rsidRPr="00000000">
              <w:rPr>
                <w:rtl w:val="0"/>
              </w:rPr>
              <w:t xml:space="preserve">(chi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rPr>
                <w:b w:val="1"/>
                <w:bCs w:val="1"/>
              </w:rPr>
            </w:pPr>
            <w:r w:rsidDel="00000000" w:rsidR="00000000" w:rsidRPr="00000000">
              <w:rPr>
                <w:rtl w:val="0"/>
              </w:rPr>
              <w:t xml:space="preserve">Thay đổi </w:t>
            </w:r>
            <w:r w:rsidDel="00000000" w:rsidR="00000000" w:rsidRPr="00000000">
              <w:rPr>
                <w:b w:val="1"/>
                <w:bCs w:val="1"/>
                <w:rtl w:val="0"/>
              </w:rPr>
              <w:t xml:space="preserve">mô tả, hình ảnh đại diện của AI </w:t>
            </w:r>
            <w:r w:rsidDel="00000000" w:rsidR="00000000" w:rsidRPr="00000000">
              <w:rPr>
                <w:rtl w:val="0"/>
              </w:rPr>
              <w:t xml:space="preserve">trong</w:t>
            </w:r>
            <w:r w:rsidDel="00000000" w:rsidR="00000000" w:rsidRPr="00000000">
              <w:rPr>
                <w:b w:val="1"/>
                <w:bCs w:val="1"/>
                <w:rtl w:val="0"/>
              </w:rPr>
              <w:t xml:space="preserve"> Thông tin chung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Người dùng đã thay đổi thông tin </w:t>
            </w:r>
            <w:r w:rsidDel="00000000" w:rsidR="00000000" w:rsidRPr="00000000">
              <w:rPr>
                <w:b w:val="1"/>
                <w:bCs w:val="1"/>
                <w:rtl w:val="0"/>
              </w:rPr>
              <w:t xml:space="preserve">mô tả, hình ảnh đại diện của AI </w:t>
            </w:r>
            <w:r w:rsidDel="00000000" w:rsidR="00000000" w:rsidRPr="00000000">
              <w:rPr>
                <w:rtl w:val="0"/>
              </w:rPr>
              <w:t xml:space="preserve"> trong khi AI đó đang được phân công xử lý tại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AI đã được gán vào một kịch bản tự động hóa đang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Kịch bản hoạt động bình thường</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UC4.01.3</w:t>
            </w:r>
          </w:p>
          <w:p w:rsidR="00000000" w:rsidDel="00000000" w:rsidP="00000000" w:rsidRDefault="00000000" w:rsidRPr="00000000" w14:paraId="00000554">
            <w:pPr>
              <w:rPr/>
            </w:pPr>
            <w:r w:rsidDel="00000000" w:rsidR="00000000" w:rsidRPr="00000000">
              <w:rPr>
                <w:rtl w:val="0"/>
              </w:rPr>
              <w:t xml:space="preserve">Luồng chính</w:t>
            </w:r>
          </w:p>
          <w:p w:rsidR="00000000" w:rsidDel="00000000" w:rsidP="00000000" w:rsidRDefault="00000000" w:rsidRPr="00000000" w14:paraId="00000555">
            <w:pPr>
              <w:rPr/>
            </w:pPr>
            <w:r w:rsidDel="00000000" w:rsidR="00000000" w:rsidRPr="00000000">
              <w:rPr>
                <w:rtl w:val="0"/>
              </w:rPr>
              <w:t xml:space="preserve">(chi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rPr>
                <w:b w:val="1"/>
                <w:bCs w:val="1"/>
              </w:rPr>
            </w:pPr>
            <w:r w:rsidDel="00000000" w:rsidR="00000000" w:rsidRPr="00000000">
              <w:rPr>
                <w:rtl w:val="0"/>
              </w:rPr>
              <w:t xml:space="preserve">Thay đổi </w:t>
            </w:r>
            <w:r w:rsidDel="00000000" w:rsidR="00000000" w:rsidRPr="00000000">
              <w:rPr>
                <w:b w:val="1"/>
                <w:bCs w:val="1"/>
                <w:rtl w:val="0"/>
              </w:rPr>
              <w:t xml:space="preserve">Prompt</w:t>
            </w:r>
            <w:r w:rsidDel="00000000" w:rsidR="00000000" w:rsidRPr="00000000">
              <w:rPr>
                <w:rtl w:val="0"/>
              </w:rPr>
              <w:t xml:space="preserve"> trong </w:t>
            </w:r>
            <w:r w:rsidDel="00000000" w:rsidR="00000000" w:rsidRPr="00000000">
              <w:rPr>
                <w:b w:val="1"/>
                <w:bCs w:val="1"/>
                <w:rtl w:val="0"/>
              </w:rPr>
              <w:t xml:space="preserve">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Người dùng đã thay đổi thông tin </w:t>
            </w:r>
            <w:r w:rsidDel="00000000" w:rsidR="00000000" w:rsidRPr="00000000">
              <w:rPr>
                <w:b w:val="1"/>
                <w:bCs w:val="1"/>
                <w:rtl w:val="0"/>
              </w:rPr>
              <w:t xml:space="preserve">Prompt </w:t>
            </w:r>
            <w:r w:rsidDel="00000000" w:rsidR="00000000" w:rsidRPr="00000000">
              <w:rPr>
                <w:rtl w:val="0"/>
              </w:rPr>
              <w:t xml:space="preserve">trong khi AI đó đang được phân công xử lý tại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AI đã được gán vào một kịch bản tự động hóa đang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Kịch bản hoạt động bình thường, có một số thay đổi trong việc AI trả lời khách hàng.</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Thứ tự ưu tiên nhận prompt.</w:t>
            </w:r>
          </w:p>
          <w:p w:rsidR="00000000" w:rsidDel="00000000" w:rsidP="00000000" w:rsidRDefault="00000000" w:rsidRPr="00000000" w14:paraId="0000055D">
            <w:pPr>
              <w:numPr>
                <w:ilvl w:val="0"/>
                <w:numId w:val="39"/>
              </w:numPr>
              <w:ind w:left="720" w:hanging="360"/>
              <w:rPr>
                <w:u w:val="none"/>
              </w:rPr>
            </w:pPr>
            <w:r w:rsidDel="00000000" w:rsidR="00000000" w:rsidRPr="00000000">
              <w:rPr>
                <w:rtl w:val="0"/>
              </w:rPr>
              <w:t xml:space="preserve">Prompt bổ sung</w:t>
            </w:r>
          </w:p>
          <w:p w:rsidR="00000000" w:rsidDel="00000000" w:rsidP="00000000" w:rsidRDefault="00000000" w:rsidRPr="00000000" w14:paraId="0000055E">
            <w:pPr>
              <w:numPr>
                <w:ilvl w:val="0"/>
                <w:numId w:val="39"/>
              </w:numPr>
              <w:ind w:left="720" w:hanging="360"/>
              <w:rPr>
                <w:u w:val="none"/>
              </w:rPr>
            </w:pPr>
            <w:r w:rsidDel="00000000" w:rsidR="00000000" w:rsidRPr="00000000">
              <w:rPr>
                <w:rtl w:val="0"/>
              </w:rPr>
              <w:t xml:space="preserve">Prompt trong thiết lập.</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Nếu không có cả 2 prompt thì AI sẽ tự phản hồi theo cài đặt mặc định từ nhà cung cấp</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Khi thay đổi prompt trong thiết lập, mọi thay đổi phản hồi của AI sẽ diễn ra ngay lập tức mà không cần chỉnh sửa lại kịch bản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UC4.01.3a</w:t>
            </w:r>
          </w:p>
          <w:p w:rsidR="00000000" w:rsidDel="00000000" w:rsidP="00000000" w:rsidRDefault="00000000" w:rsidRPr="00000000" w14:paraId="00000564">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Thay đổi bằng cách xóa </w:t>
            </w:r>
            <w:r w:rsidDel="00000000" w:rsidR="00000000" w:rsidRPr="00000000">
              <w:rPr>
                <w:b w:val="1"/>
                <w:bCs w:val="1"/>
                <w:rtl w:val="0"/>
              </w:rPr>
              <w:t xml:space="preserve">Prompt </w:t>
            </w:r>
            <w:r w:rsidDel="00000000" w:rsidR="00000000" w:rsidRPr="00000000">
              <w:rPr>
                <w:rtl w:val="0"/>
              </w:rPr>
              <w:t xml:space="preserve">trong 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Người dùng đã thay đổi thông tin </w:t>
            </w:r>
            <w:r w:rsidDel="00000000" w:rsidR="00000000" w:rsidRPr="00000000">
              <w:rPr>
                <w:b w:val="1"/>
                <w:bCs w:val="1"/>
                <w:rtl w:val="0"/>
              </w:rPr>
              <w:t xml:space="preserve">Prompt</w:t>
            </w:r>
            <w:r w:rsidDel="00000000" w:rsidR="00000000" w:rsidRPr="00000000">
              <w:rPr>
                <w:rtl w:val="0"/>
              </w:rPr>
              <w:t xml:space="preserve"> bằng cách </w:t>
            </w:r>
            <w:r w:rsidDel="00000000" w:rsidR="00000000" w:rsidRPr="00000000">
              <w:rPr>
                <w:b w:val="1"/>
                <w:bCs w:val="1"/>
                <w:rtl w:val="0"/>
              </w:rPr>
              <w:t xml:space="preserve">Xóa prompt </w:t>
            </w:r>
            <w:r w:rsidDel="00000000" w:rsidR="00000000" w:rsidRPr="00000000">
              <w:rPr>
                <w:rtl w:val="0"/>
              </w:rPr>
              <w:t xml:space="preserve">trong khi AI đó đang được phân công xử lý tại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Kịch bản hoạt động bình thường, có một số thay đổi trong việc AI trả lời khách hàng.</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Nếu có Prompt bổ sung trong Kịch bản thì theo prompt bổ sung. Nếu không có cả 2 prompt thì AI sẽ tự phản hồi theo cài đặt mặc định từ nhà cung cấp</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Khi xóa prompt trong thiết lập, mọi thay đổi phản hồi của AI sẽ diễn ra ngay lập tức mà không cần chỉnh sửa lại kịch bản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UC4.01.4</w:t>
            </w:r>
          </w:p>
          <w:p w:rsidR="00000000" w:rsidDel="00000000" w:rsidP="00000000" w:rsidRDefault="00000000" w:rsidRPr="00000000" w14:paraId="0000056F">
            <w:pPr>
              <w:rPr/>
            </w:pPr>
            <w:r w:rsidDel="00000000" w:rsidR="00000000" w:rsidRPr="00000000">
              <w:rPr>
                <w:rtl w:val="0"/>
              </w:rPr>
              <w:t xml:space="preserve">Luồng chính</w:t>
            </w:r>
          </w:p>
          <w:p w:rsidR="00000000" w:rsidDel="00000000" w:rsidP="00000000" w:rsidRDefault="00000000" w:rsidRPr="00000000" w14:paraId="00000570">
            <w:pPr>
              <w:rPr/>
            </w:pPr>
            <w:r w:rsidDel="00000000" w:rsidR="00000000" w:rsidRPr="00000000">
              <w:rPr>
                <w:rtl w:val="0"/>
              </w:rPr>
              <w:t xml:space="preserve">(chi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rPr>
                <w:b w:val="1"/>
                <w:bCs w:val="1"/>
              </w:rPr>
            </w:pPr>
            <w:r w:rsidDel="00000000" w:rsidR="00000000" w:rsidRPr="00000000">
              <w:rPr>
                <w:rtl w:val="0"/>
              </w:rPr>
              <w:t xml:space="preserve">Thay đổi </w:t>
            </w:r>
            <w:r w:rsidDel="00000000" w:rsidR="00000000" w:rsidRPr="00000000">
              <w:rPr>
                <w:b w:val="1"/>
                <w:bCs w:val="1"/>
                <w:rtl w:val="0"/>
              </w:rPr>
              <w:t xml:space="preserve">Kho kiến thức </w:t>
            </w:r>
            <w:r w:rsidDel="00000000" w:rsidR="00000000" w:rsidRPr="00000000">
              <w:rPr>
                <w:rtl w:val="0"/>
              </w:rPr>
              <w:t xml:space="preserve">trong </w:t>
            </w:r>
            <w:r w:rsidDel="00000000" w:rsidR="00000000" w:rsidRPr="00000000">
              <w:rPr>
                <w:b w:val="1"/>
                <w:bCs w:val="1"/>
                <w:rtl w:val="0"/>
              </w:rPr>
              <w:t xml:space="preserve">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Người dùng đã thay đổi </w:t>
            </w:r>
            <w:r w:rsidDel="00000000" w:rsidR="00000000" w:rsidRPr="00000000">
              <w:rPr>
                <w:b w:val="1"/>
                <w:bCs w:val="1"/>
                <w:rtl w:val="0"/>
              </w:rPr>
              <w:t xml:space="preserve">Danh sách tài liệu</w:t>
            </w:r>
            <w:r w:rsidDel="00000000" w:rsidR="00000000" w:rsidRPr="00000000">
              <w:rPr>
                <w:rtl w:val="0"/>
              </w:rPr>
              <w:t xml:space="preserve"> trong khi AI đó đang được phân công xử lý tại một kịch bản tự động hóa</w:t>
            </w:r>
          </w:p>
          <w:p w:rsidR="00000000" w:rsidDel="00000000" w:rsidP="00000000" w:rsidRDefault="00000000" w:rsidRPr="00000000" w14:paraId="00000574">
            <w:pPr>
              <w:rPr/>
            </w:pPr>
            <w:r w:rsidDel="00000000" w:rsidR="00000000" w:rsidRPr="00000000">
              <w:rPr>
                <w:rtl w:val="0"/>
              </w:rPr>
              <w:t xml:space="preserve">(thêm mới, xóa cũ)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AI đã được gán vào một kịch bản tự động hóa đang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Kịch bản hoạt động bình thường, có một số thay đổi trong việc AI trả lời khách hàng.</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AI trả lời theo kho kiến thức mới</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Khi thay đổi </w:t>
            </w:r>
            <w:r w:rsidDel="00000000" w:rsidR="00000000" w:rsidRPr="00000000">
              <w:rPr>
                <w:b w:val="1"/>
                <w:bCs w:val="1"/>
                <w:rtl w:val="0"/>
              </w:rPr>
              <w:t xml:space="preserve">Kho kiến thức </w:t>
            </w:r>
            <w:r w:rsidDel="00000000" w:rsidR="00000000" w:rsidRPr="00000000">
              <w:rPr>
                <w:rtl w:val="0"/>
              </w:rPr>
              <w:t xml:space="preserve">trong thiết lập, mọi thay đổi phản hồi của AI sẽ diễn ra ngay lập tức mà không cần chỉnh sửa lại kịch bản</w:t>
            </w:r>
          </w:p>
          <w:p w:rsidR="00000000" w:rsidDel="00000000" w:rsidP="00000000" w:rsidRDefault="00000000" w:rsidRPr="00000000" w14:paraId="0000057B">
            <w:pPr>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UC4.01.4a</w:t>
            </w:r>
          </w:p>
          <w:p w:rsidR="00000000" w:rsidDel="00000000" w:rsidP="00000000" w:rsidRDefault="00000000" w:rsidRPr="00000000" w14:paraId="0000057D">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Thay đổi </w:t>
            </w:r>
            <w:r w:rsidDel="00000000" w:rsidR="00000000" w:rsidRPr="00000000">
              <w:rPr>
                <w:b w:val="1"/>
                <w:bCs w:val="1"/>
                <w:rtl w:val="0"/>
              </w:rPr>
              <w:t xml:space="preserve">Kho kiến thức </w:t>
            </w:r>
            <w:r w:rsidDel="00000000" w:rsidR="00000000" w:rsidRPr="00000000">
              <w:rPr>
                <w:rtl w:val="0"/>
              </w:rPr>
              <w:t xml:space="preserve">trong </w:t>
            </w:r>
            <w:r w:rsidDel="00000000" w:rsidR="00000000" w:rsidRPr="00000000">
              <w:rPr>
                <w:b w:val="1"/>
                <w:bCs w:val="1"/>
                <w:rtl w:val="0"/>
              </w:rPr>
              <w:t xml:space="preserve">Thiết lập AI</w:t>
            </w:r>
            <w:r w:rsidDel="00000000" w:rsidR="00000000" w:rsidRPr="00000000">
              <w:rPr>
                <w:rtl w:val="0"/>
              </w:rPr>
              <w:t xml:space="preserve"> bằng cách xóa hết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Người dùng đã xóa hết </w:t>
            </w:r>
            <w:r w:rsidDel="00000000" w:rsidR="00000000" w:rsidRPr="00000000">
              <w:rPr>
                <w:b w:val="1"/>
                <w:bCs w:val="1"/>
                <w:rtl w:val="0"/>
              </w:rPr>
              <w:t xml:space="preserve">Danh sách tài liệu</w:t>
            </w:r>
            <w:r w:rsidDel="00000000" w:rsidR="00000000" w:rsidRPr="00000000">
              <w:rPr>
                <w:rtl w:val="0"/>
              </w:rPr>
              <w:t xml:space="preserve"> trong khi AI đó đang được phân công xử lý tại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Kịch bản hoạt động bình thường, có một số thay đổi trong việc AI trả lời khách hàng.</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AI trả lời theo thông tin Ai tự tìm thấy và không dựa vào bất cứ tài liệu nào.</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Khi xóa </w:t>
            </w:r>
            <w:r w:rsidDel="00000000" w:rsidR="00000000" w:rsidRPr="00000000">
              <w:rPr>
                <w:b w:val="1"/>
                <w:bCs w:val="1"/>
                <w:rtl w:val="0"/>
              </w:rPr>
              <w:t xml:space="preserve">Kho kiến thức </w:t>
            </w:r>
            <w:r w:rsidDel="00000000" w:rsidR="00000000" w:rsidRPr="00000000">
              <w:rPr>
                <w:rtl w:val="0"/>
              </w:rPr>
              <w:t xml:space="preserve">trong thiết lập, mọi thay đổi phản hồi của AI sẽ diễn ra ngay lập tức mà không cần chỉnh sửa lại kịch bản.</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Không cho phép chọn option “Không tìm thấy thông tin chính xác” trong phần cài đặt kích hoạt các trường hợp AI từ chối trả lời</w:t>
            </w:r>
          </w:p>
          <w:p w:rsidR="00000000" w:rsidDel="00000000" w:rsidP="00000000" w:rsidRDefault="00000000" w:rsidRPr="00000000" w14:paraId="00000589">
            <w:pPr>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UC4.01.5</w:t>
            </w:r>
          </w:p>
          <w:p w:rsidR="00000000" w:rsidDel="00000000" w:rsidP="00000000" w:rsidRDefault="00000000" w:rsidRPr="00000000" w14:paraId="0000058B">
            <w:pPr>
              <w:rPr/>
            </w:pPr>
            <w:r w:rsidDel="00000000" w:rsidR="00000000" w:rsidRPr="00000000">
              <w:rPr>
                <w:rtl w:val="0"/>
              </w:rPr>
              <w:t xml:space="preserve">Luồng chính</w:t>
            </w:r>
          </w:p>
          <w:p w:rsidR="00000000" w:rsidDel="00000000" w:rsidP="00000000" w:rsidRDefault="00000000" w:rsidRPr="00000000" w14:paraId="0000058C">
            <w:pPr>
              <w:rPr/>
            </w:pPr>
            <w:r w:rsidDel="00000000" w:rsidR="00000000" w:rsidRPr="00000000">
              <w:rPr>
                <w:rtl w:val="0"/>
              </w:rPr>
              <w:t xml:space="preserve">(chi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rPr>
                <w:b w:val="1"/>
                <w:bCs w:val="1"/>
              </w:rPr>
            </w:pPr>
            <w:r w:rsidDel="00000000" w:rsidR="00000000" w:rsidRPr="00000000">
              <w:rPr>
                <w:rtl w:val="0"/>
              </w:rPr>
              <w:t xml:space="preserve">Thay đổi </w:t>
            </w:r>
            <w:r w:rsidDel="00000000" w:rsidR="00000000" w:rsidRPr="00000000">
              <w:rPr>
                <w:b w:val="1"/>
                <w:bCs w:val="1"/>
                <w:rtl w:val="0"/>
              </w:rPr>
              <w:t xml:space="preserve">Mức độ mở rộng </w:t>
            </w:r>
            <w:r w:rsidDel="00000000" w:rsidR="00000000" w:rsidRPr="00000000">
              <w:rPr>
                <w:rtl w:val="0"/>
              </w:rPr>
              <w:t xml:space="preserve">và</w:t>
            </w:r>
            <w:r w:rsidDel="00000000" w:rsidR="00000000" w:rsidRPr="00000000">
              <w:rPr>
                <w:b w:val="1"/>
                <w:bCs w:val="1"/>
                <w:rtl w:val="0"/>
              </w:rPr>
              <w:t xml:space="preserve"> Cài đặt khác </w:t>
            </w:r>
            <w:r w:rsidDel="00000000" w:rsidR="00000000" w:rsidRPr="00000000">
              <w:rPr>
                <w:rtl w:val="0"/>
              </w:rPr>
              <w:t xml:space="preserve">trong </w:t>
            </w:r>
            <w:r w:rsidDel="00000000" w:rsidR="00000000" w:rsidRPr="00000000">
              <w:rPr>
                <w:b w:val="1"/>
                <w:bCs w:val="1"/>
                <w:rtl w:val="0"/>
              </w:rPr>
              <w:t xml:space="preserve">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Người dùng đã thay đổi thông tin </w:t>
            </w:r>
            <w:r w:rsidDel="00000000" w:rsidR="00000000" w:rsidRPr="00000000">
              <w:rPr>
                <w:b w:val="1"/>
                <w:bCs w:val="1"/>
                <w:rtl w:val="0"/>
              </w:rPr>
              <w:t xml:space="preserve">Tên AI</w:t>
            </w:r>
            <w:r w:rsidDel="00000000" w:rsidR="00000000" w:rsidRPr="00000000">
              <w:rPr>
                <w:rtl w:val="0"/>
              </w:rPr>
              <w:t xml:space="preserve"> trong khi AI đó đang được phân công xử lý tại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AI đã được gán vào một kịch bản tự động hóa đang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Kịch bản hoạt động bình thường, có một số thay đổi trong việc AI trả lời khách hàng.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AI trả lời theo thiết lập mới</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Khi thay đổi </w:t>
            </w:r>
            <w:r w:rsidDel="00000000" w:rsidR="00000000" w:rsidRPr="00000000">
              <w:rPr>
                <w:b w:val="1"/>
                <w:bCs w:val="1"/>
                <w:rtl w:val="0"/>
              </w:rPr>
              <w:t xml:space="preserve">Kho kiến thức </w:t>
            </w:r>
            <w:r w:rsidDel="00000000" w:rsidR="00000000" w:rsidRPr="00000000">
              <w:rPr>
                <w:rtl w:val="0"/>
              </w:rPr>
              <w:t xml:space="preserve">trong thiết lập, mọi thay đổi phản hồi của AI sẽ diễn ra ngay lập tức mà không cần chỉnh sửa lại kịch bản</w:t>
            </w:r>
          </w:p>
          <w:p w:rsidR="00000000" w:rsidDel="00000000" w:rsidP="00000000" w:rsidRDefault="00000000" w:rsidRPr="00000000" w14:paraId="00000596">
            <w:pPr>
              <w:rPr/>
            </w:pPr>
            <w:r w:rsidDel="00000000" w:rsidR="00000000" w:rsidRPr="00000000">
              <w:rPr>
                <w:rtl w:val="0"/>
              </w:rPr>
            </w:r>
          </w:p>
        </w:tc>
      </w:tr>
    </w:tbl>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Style w:val="Heading2"/>
        <w:rPr>
          <w:b w:val="1"/>
          <w:bCs w:val="1"/>
        </w:rPr>
      </w:pPr>
      <w:bookmarkStart w:colFirst="0" w:colLast="0" w:name="_p3n6cco18cwm" w:id="27"/>
      <w:bookmarkEnd w:id="27"/>
      <w:r w:rsidDel="00000000" w:rsidR="00000000" w:rsidRPr="00000000">
        <w:rPr>
          <w:b w:val="1"/>
          <w:bCs w:val="1"/>
          <w:rtl w:val="0"/>
        </w:rPr>
        <w:t xml:space="preserve">4. Xóa AI</w:t>
      </w:r>
    </w:p>
    <w:p w:rsidR="00000000" w:rsidDel="00000000" w:rsidP="00000000" w:rsidRDefault="00000000" w:rsidRPr="00000000" w14:paraId="0000059A">
      <w:pPr>
        <w:pStyle w:val="Heading3"/>
        <w:rPr/>
      </w:pPr>
      <w:bookmarkStart w:colFirst="0" w:colLast="0" w:name="_j51frwmtjl1m" w:id="28"/>
      <w:bookmarkEnd w:id="28"/>
      <w:r w:rsidDel="00000000" w:rsidR="00000000" w:rsidRPr="00000000">
        <w:rPr>
          <w:rtl w:val="0"/>
        </w:rPr>
        <w:t xml:space="preserve">4.1 Mô tả chức năng</w:t>
      </w:r>
      <w:r w:rsidDel="00000000" w:rsidR="00000000" w:rsidRPr="00000000">
        <w:br w:type="page"/>
      </w:r>
      <w:r w:rsidDel="00000000" w:rsidR="00000000" w:rsidRPr="00000000">
        <w:rPr>
          <w:rtl w:val="0"/>
        </w:rPr>
      </w:r>
    </w:p>
    <w:p w:rsidR="00000000" w:rsidDel="00000000" w:rsidP="00000000" w:rsidRDefault="00000000" w:rsidRPr="00000000" w14:paraId="0000059B">
      <w:pPr>
        <w:pStyle w:val="Heading3"/>
        <w:rPr/>
      </w:pPr>
      <w:bookmarkStart w:colFirst="0" w:colLast="0" w:name="_r2pb5s195tx3" w:id="29"/>
      <w:bookmarkEnd w:id="29"/>
      <w:r w:rsidDel="00000000" w:rsidR="00000000" w:rsidRPr="00000000">
        <w:rPr>
          <w:rtl w:val="0"/>
        </w:rPr>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9C">
            <w:pPr>
              <w:spacing w:before="80" w:lineRule="auto"/>
              <w:ind w:left="40" w:firstLine="0"/>
              <w:rPr>
                <w:b w:val="1"/>
                <w:bCs w:val="1"/>
              </w:rPr>
            </w:pPr>
            <w:r w:rsidDel="00000000" w:rsidR="00000000" w:rsidRPr="00000000">
              <w:rPr>
                <w:b w:val="1"/>
                <w:bCs w:val="1"/>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9D">
            <w:pPr>
              <w:spacing w:before="80" w:lineRule="auto"/>
              <w:ind w:left="40" w:firstLine="0"/>
              <w:rPr/>
            </w:pPr>
            <w:r w:rsidDel="00000000" w:rsidR="00000000" w:rsidRPr="00000000">
              <w:rPr>
                <w:rtl w:val="0"/>
              </w:rPr>
              <w:t xml:space="preserve">Xóa AI được tích hợp vào hệ thống</w:t>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9E">
            <w:pPr>
              <w:spacing w:before="80" w:lineRule="auto"/>
              <w:ind w:left="40" w:firstLine="0"/>
              <w:rPr>
                <w:b w:val="1"/>
                <w:bCs w:val="1"/>
              </w:rPr>
            </w:pPr>
            <w:r w:rsidDel="00000000" w:rsidR="00000000" w:rsidRPr="00000000">
              <w:rPr>
                <w:b w:val="1"/>
                <w:bCs w:val="1"/>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9F">
            <w:pPr>
              <w:spacing w:before="80" w:lineRule="auto"/>
              <w:ind w:left="40" w:firstLine="0"/>
              <w:rPr/>
            </w:pPr>
            <w:r w:rsidDel="00000000" w:rsidR="00000000" w:rsidRPr="00000000">
              <w:rPr>
                <w:rtl w:val="0"/>
              </w:rPr>
              <w:t xml:space="preserve">Menu &gt; Cài đặt &gt; Thiết lập AI</w:t>
            </w:r>
          </w:p>
        </w:tc>
      </w:tr>
      <w:tr>
        <w:trPr>
          <w:cantSplit w:val="0"/>
          <w:trHeight w:val="259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A0">
            <w:pPr>
              <w:spacing w:before="80" w:lineRule="auto"/>
              <w:ind w:left="40" w:firstLine="0"/>
              <w:rPr>
                <w:b w:val="1"/>
                <w:bCs w:val="1"/>
              </w:rPr>
            </w:pPr>
            <w:r w:rsidDel="00000000" w:rsidR="00000000" w:rsidRPr="00000000">
              <w:rPr>
                <w:b w:val="1"/>
                <w:bCs w:val="1"/>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A1">
            <w:pPr>
              <w:spacing w:before="80" w:lineRule="auto"/>
              <w:ind w:left="40" w:firstLine="0"/>
              <w:rPr/>
            </w:pPr>
            <w:r w:rsidDel="00000000" w:rsidR="00000000" w:rsidRPr="00000000">
              <w:rPr>
                <w:rtl w:val="0"/>
              </w:rPr>
              <w:t xml:space="preserve">Tính năng cho phép xóa AI đã được tích hợp vào hệ thống Gapone Conversation.</w:t>
              <w:br w:type="textWrapping"/>
            </w:r>
          </w:p>
          <w:p w:rsidR="00000000" w:rsidDel="00000000" w:rsidP="00000000" w:rsidRDefault="00000000" w:rsidRPr="00000000" w14:paraId="000005A2">
            <w:pPr>
              <w:spacing w:before="80" w:lineRule="auto"/>
              <w:rPr/>
            </w:pPr>
            <w:r w:rsidDel="00000000" w:rsidR="00000000" w:rsidRPr="00000000">
              <w:rPr>
                <w:rtl w:val="0"/>
              </w:rPr>
              <w:t xml:space="preserve">Trigger: Nút “xóa”</w:t>
            </w:r>
          </w:p>
          <w:p w:rsidR="00000000" w:rsidDel="00000000" w:rsidP="00000000" w:rsidRDefault="00000000" w:rsidRPr="00000000" w14:paraId="000005A3">
            <w:pPr>
              <w:spacing w:before="80" w:lineRule="auto"/>
              <w:rPr/>
            </w:pPr>
            <w:r w:rsidDel="00000000" w:rsidR="00000000" w:rsidRPr="00000000">
              <w:rPr>
                <w:rtl w:val="0"/>
              </w:rPr>
              <w:t xml:space="preserve">Người dùng hoàn thành việc xóa AI thành công. AI bị xóa thành công khỏi hệ thống, đồng thời thông tin AI trong bảng danh sách AI tại giao diện </w:t>
            </w:r>
            <w:r w:rsidDel="00000000" w:rsidR="00000000" w:rsidRPr="00000000">
              <w:rPr>
                <w:b w:val="1"/>
                <w:bCs w:val="1"/>
                <w:rtl w:val="0"/>
              </w:rPr>
              <w:t xml:space="preserve">Quản lý AI</w:t>
            </w:r>
            <w:r w:rsidDel="00000000" w:rsidR="00000000" w:rsidRPr="00000000">
              <w:rPr>
                <w:rtl w:val="0"/>
              </w:rPr>
              <w:t xml:space="preserve"> cũng bị xóa bỏ.</w:t>
            </w:r>
          </w:p>
        </w:tc>
      </w:tr>
      <w:tr>
        <w:trPr>
          <w:cantSplit w:val="0"/>
          <w:trHeight w:val="327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A4">
            <w:pPr>
              <w:spacing w:before="80" w:lineRule="auto"/>
              <w:ind w:left="40" w:firstLine="0"/>
              <w:rPr>
                <w:b w:val="1"/>
                <w:bCs w:val="1"/>
              </w:rPr>
            </w:pPr>
            <w:r w:rsidDel="00000000" w:rsidR="00000000" w:rsidRPr="00000000">
              <w:rPr>
                <w:b w:val="1"/>
                <w:bCs w:val="1"/>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A5">
            <w:pPr>
              <w:spacing w:before="80" w:lineRule="auto"/>
              <w:ind w:left="40" w:firstLine="0"/>
              <w:rPr/>
            </w:pPr>
            <w:r w:rsidDel="00000000" w:rsidR="00000000" w:rsidRPr="00000000">
              <w:rPr>
                <w:rtl w:val="0"/>
              </w:rPr>
              <w:t xml:space="preserve">Người dùng được phân quyền </w:t>
            </w:r>
            <w:r w:rsidDel="00000000" w:rsidR="00000000" w:rsidRPr="00000000">
              <w:rPr>
                <w:b w:val="1"/>
                <w:bCs w:val="1"/>
                <w:rtl w:val="0"/>
              </w:rPr>
              <w:t xml:space="preserve">Xóa</w:t>
            </w:r>
            <w:r w:rsidDel="00000000" w:rsidR="00000000" w:rsidRPr="00000000">
              <w:rPr>
                <w:rtl w:val="0"/>
              </w:rPr>
              <w:t xml:space="preserve"> của chức năng "Thiết lập AI". Truy cập phân quyền người dùng tại mục Cài đặt &gt; Thiết lập người dùng &gt; Phân quyền. Truy cập thiết lập AI tại Cài đặt &gt; Thiết lập AI</w:t>
            </w:r>
          </w:p>
          <w:p w:rsidR="00000000" w:rsidDel="00000000" w:rsidP="00000000" w:rsidRDefault="00000000" w:rsidRPr="00000000" w14:paraId="000005A6">
            <w:pPr>
              <w:spacing w:before="80" w:lineRule="auto"/>
              <w:ind w:left="40" w:firstLine="0"/>
              <w:rPr/>
            </w:pPr>
            <w:r w:rsidDel="00000000" w:rsidR="00000000" w:rsidRPr="00000000">
              <w:rPr>
                <w:rtl w:val="0"/>
              </w:rPr>
              <w:t xml:space="preserve"> </w:t>
            </w:r>
          </w:p>
          <w:p w:rsidR="00000000" w:rsidDel="00000000" w:rsidP="00000000" w:rsidRDefault="00000000" w:rsidRPr="00000000" w14:paraId="000005A7">
            <w:pPr>
              <w:spacing w:before="80" w:lineRule="auto"/>
              <w:ind w:left="40" w:firstLine="0"/>
              <w:rPr/>
            </w:pPr>
            <w:r w:rsidDel="00000000" w:rsidR="00000000" w:rsidRPr="00000000">
              <w:rPr>
                <w:rtl w:val="0"/>
              </w:rPr>
              <w:t xml:space="preserve">Quyền chức năng thiết lập người dùng như sau:</w:t>
            </w:r>
          </w:p>
          <w:p w:rsidR="00000000" w:rsidDel="00000000" w:rsidP="00000000" w:rsidRDefault="00000000" w:rsidRPr="00000000" w14:paraId="000005A8">
            <w:pPr>
              <w:numPr>
                <w:ilvl w:val="0"/>
                <w:numId w:val="28"/>
              </w:numPr>
              <w:spacing w:before="240" w:lineRule="auto"/>
              <w:ind w:left="760" w:hanging="360"/>
              <w:rPr>
                <w:rFonts w:ascii="Roboto" w:cs="Roboto" w:eastAsia="Roboto" w:hAnsi="Roboto"/>
                <w:color w:val="172b4d"/>
                <w:sz w:val="21"/>
                <w:szCs w:val="21"/>
              </w:rPr>
            </w:pPr>
            <w:r w:rsidDel="00000000" w:rsidR="00000000" w:rsidRPr="00000000">
              <w:rPr>
                <w:rtl w:val="0"/>
              </w:rPr>
              <w:t xml:space="preserve">Quyền xóa: thể hiện người dùng được phép xóa AI trong hệ thống</w:t>
            </w:r>
          </w:p>
          <w:p w:rsidR="00000000" w:rsidDel="00000000" w:rsidP="00000000" w:rsidRDefault="00000000" w:rsidRPr="00000000" w14:paraId="000005A9">
            <w:pPr>
              <w:spacing w:before="240" w:lineRule="auto"/>
              <w:rPr/>
            </w:pPr>
            <w:r w:rsidDel="00000000" w:rsidR="00000000" w:rsidRPr="00000000">
              <w:rPr>
                <w:rtl w:val="0"/>
              </w:rPr>
              <w:t xml:space="preserve">Có AI hợp lệ và an toàn đã tích hợp vào hệ thống.</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AA">
            <w:pPr>
              <w:spacing w:before="80" w:lineRule="auto"/>
              <w:ind w:left="40" w:firstLine="0"/>
              <w:rPr>
                <w:b w:val="1"/>
                <w:bCs w:val="1"/>
              </w:rPr>
            </w:pPr>
            <w:r w:rsidDel="00000000" w:rsidR="00000000" w:rsidRPr="00000000">
              <w:rPr>
                <w:b w:val="1"/>
                <w:bCs w:val="1"/>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AB">
            <w:pPr>
              <w:spacing w:before="80" w:lineRule="auto"/>
              <w:ind w:left="40" w:firstLine="0"/>
              <w:rPr/>
            </w:pPr>
            <w:r w:rsidDel="00000000" w:rsidR="00000000" w:rsidRPr="00000000">
              <w:rPr>
                <w:rtl w:val="0"/>
              </w:rPr>
              <w:t xml:space="preserve">Người dùng thực hiện theo các bước sau:</w:t>
            </w:r>
          </w:p>
          <w:p w:rsidR="00000000" w:rsidDel="00000000" w:rsidP="00000000" w:rsidRDefault="00000000" w:rsidRPr="00000000" w14:paraId="000005AC">
            <w:pPr>
              <w:numPr>
                <w:ilvl w:val="0"/>
                <w:numId w:val="5"/>
              </w:numPr>
              <w:spacing w:before="80" w:lineRule="auto"/>
              <w:ind w:left="720" w:hanging="360"/>
            </w:pPr>
            <w:r w:rsidDel="00000000" w:rsidR="00000000" w:rsidRPr="00000000">
              <w:rPr>
                <w:rtl w:val="0"/>
              </w:rPr>
              <w:t xml:space="preserve">Bước 1: </w:t>
            </w:r>
          </w:p>
          <w:p w:rsidR="00000000" w:rsidDel="00000000" w:rsidP="00000000" w:rsidRDefault="00000000" w:rsidRPr="00000000" w14:paraId="000005AD">
            <w:pPr>
              <w:spacing w:before="80" w:lineRule="auto"/>
              <w:ind w:left="720" w:firstLine="0"/>
              <w:rPr/>
            </w:pPr>
            <w:r w:rsidDel="00000000" w:rsidR="00000000" w:rsidRPr="00000000">
              <w:rPr>
                <w:rtl w:val="0"/>
              </w:rPr>
              <w:t xml:space="preserve">Sau khi đăng nhập vào hệ thống, nhấp chọn “</w:t>
            </w:r>
            <w:r w:rsidDel="00000000" w:rsidR="00000000" w:rsidRPr="00000000">
              <w:rPr>
                <w:b w:val="1"/>
                <w:bCs w:val="1"/>
                <w:rtl w:val="0"/>
              </w:rPr>
              <w:t xml:space="preserve">Cài đặt</w:t>
            </w:r>
            <w:r w:rsidDel="00000000" w:rsidR="00000000" w:rsidRPr="00000000">
              <w:rPr>
                <w:rtl w:val="0"/>
              </w:rPr>
              <w:t xml:space="preserve">” trong thanh menu, sau đó click chọn “</w:t>
            </w:r>
            <w:r w:rsidDel="00000000" w:rsidR="00000000" w:rsidRPr="00000000">
              <w:rPr>
                <w:b w:val="1"/>
                <w:bCs w:val="1"/>
                <w:rtl w:val="0"/>
              </w:rPr>
              <w:t xml:space="preserve">Thiết lập Ai</w:t>
            </w:r>
            <w:r w:rsidDel="00000000" w:rsidR="00000000" w:rsidRPr="00000000">
              <w:rPr>
                <w:rtl w:val="0"/>
              </w:rPr>
              <w:t xml:space="preserve">” trong sub menu của </w:t>
            </w:r>
            <w:r w:rsidDel="00000000" w:rsidR="00000000" w:rsidRPr="00000000">
              <w:rPr>
                <w:b w:val="1"/>
                <w:bCs w:val="1"/>
                <w:rtl w:val="0"/>
              </w:rPr>
              <w:t xml:space="preserve">Cài đặt</w:t>
            </w:r>
            <w:r w:rsidDel="00000000" w:rsidR="00000000" w:rsidRPr="00000000">
              <w:rPr>
                <w:rtl w:val="0"/>
              </w:rPr>
              <w:t xml:space="preserve">, giao diện </w:t>
            </w:r>
            <w:r w:rsidDel="00000000" w:rsidR="00000000" w:rsidRPr="00000000">
              <w:rPr>
                <w:b w:val="1"/>
                <w:bCs w:val="1"/>
                <w:rtl w:val="0"/>
              </w:rPr>
              <w:t xml:space="preserve">Quản lý AI </w:t>
            </w:r>
            <w:r w:rsidDel="00000000" w:rsidR="00000000" w:rsidRPr="00000000">
              <w:rPr>
                <w:rtl w:val="0"/>
              </w:rPr>
              <w:t xml:space="preserve">sẽ xuất hiện.</w:t>
            </w:r>
          </w:p>
          <w:p w:rsidR="00000000" w:rsidDel="00000000" w:rsidP="00000000" w:rsidRDefault="00000000" w:rsidRPr="00000000" w14:paraId="000005AE">
            <w:pPr>
              <w:numPr>
                <w:ilvl w:val="0"/>
                <w:numId w:val="5"/>
              </w:numPr>
              <w:spacing w:before="80" w:lineRule="auto"/>
              <w:ind w:left="720" w:hanging="360"/>
            </w:pPr>
            <w:r w:rsidDel="00000000" w:rsidR="00000000" w:rsidRPr="00000000">
              <w:rPr>
                <w:rtl w:val="0"/>
              </w:rPr>
              <w:t xml:space="preserve">Bước 2: </w:t>
            </w:r>
          </w:p>
          <w:p w:rsidR="00000000" w:rsidDel="00000000" w:rsidP="00000000" w:rsidRDefault="00000000" w:rsidRPr="00000000" w14:paraId="000005AF">
            <w:pPr>
              <w:spacing w:before="80" w:lineRule="auto"/>
              <w:ind w:left="720" w:firstLine="0"/>
              <w:rPr/>
            </w:pPr>
            <w:r w:rsidDel="00000000" w:rsidR="00000000" w:rsidRPr="00000000">
              <w:rPr>
                <w:rtl w:val="0"/>
              </w:rPr>
              <w:t xml:space="preserve">Để thực hiện xóa AI ra khỏi hệ thống, nhấp chọn biểu tượng “</w:t>
            </w:r>
            <w:r w:rsidDel="00000000" w:rsidR="00000000" w:rsidRPr="00000000">
              <w:rPr>
                <w:b w:val="1"/>
                <w:bCs w:val="1"/>
                <w:rtl w:val="0"/>
              </w:rPr>
              <w:t xml:space="preserve">Xóa</w:t>
            </w:r>
            <w:r w:rsidDel="00000000" w:rsidR="00000000" w:rsidRPr="00000000">
              <w:rPr>
                <w:rtl w:val="0"/>
              </w:rPr>
              <w:t xml:space="preserve">” trong thanh menu ẩn tại màn giao diện </w:t>
            </w:r>
            <w:r w:rsidDel="00000000" w:rsidR="00000000" w:rsidRPr="00000000">
              <w:rPr>
                <w:b w:val="1"/>
                <w:bCs w:val="1"/>
                <w:rtl w:val="0"/>
              </w:rPr>
              <w:t xml:space="preserve">Quản lý AI</w:t>
            </w:r>
            <w:r w:rsidDel="00000000" w:rsidR="00000000" w:rsidRPr="00000000">
              <w:rPr>
                <w:rtl w:val="0"/>
              </w:rPr>
              <w:t xml:space="preserve">. </w:t>
            </w:r>
          </w:p>
          <w:p w:rsidR="00000000" w:rsidDel="00000000" w:rsidP="00000000" w:rsidRDefault="00000000" w:rsidRPr="00000000" w14:paraId="000005B0">
            <w:pPr>
              <w:numPr>
                <w:ilvl w:val="0"/>
                <w:numId w:val="2"/>
              </w:numPr>
              <w:spacing w:before="80" w:lineRule="auto"/>
              <w:ind w:left="720" w:hanging="360"/>
              <w:rPr>
                <w:u w:val="none"/>
              </w:rPr>
            </w:pPr>
            <w:r w:rsidDel="00000000" w:rsidR="00000000" w:rsidRPr="00000000">
              <w:rPr>
                <w:rtl w:val="0"/>
              </w:rPr>
              <w:t xml:space="preserve">Bước 3: Ấn chọn "Xác nhận” để xác nhận và hoàn thành thao tác xoá/loại bỏ AI ra khỏi hệ thống. Ấn chọn "Quay lại" để huỷ thao tác xoá đang thực hiện.</w:t>
            </w:r>
          </w:p>
          <w:p w:rsidR="00000000" w:rsidDel="00000000" w:rsidP="00000000" w:rsidRDefault="00000000" w:rsidRPr="00000000" w14:paraId="000005B1">
            <w:pPr>
              <w:spacing w:before="80" w:lineRule="auto"/>
              <w:ind w:left="0" w:firstLine="0"/>
              <w:rPr/>
              <w:pPrChange w:author="Mai Nguyen" w:id="0" w:date="2025-10-16T03:00:14Z">
                <w:pPr>
                  <w:spacing w:before="80" w:lineRule="auto"/>
                  <w:ind w:left="720" w:firstLine="0"/>
                </w:pPr>
              </w:pPrChange>
            </w:pPr>
            <w:r w:rsidDel="00000000" w:rsidR="00000000" w:rsidRPr="00000000">
              <w:rPr>
                <w:rtl w:val="0"/>
              </w:rPr>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B2">
            <w:pPr>
              <w:spacing w:before="80" w:lineRule="auto"/>
              <w:ind w:left="40" w:firstLine="0"/>
              <w:rPr/>
            </w:pPr>
            <w:r w:rsidDel="00000000" w:rsidR="00000000" w:rsidRPr="00000000">
              <w:rPr>
                <w:b w:val="1"/>
                <w:bCs w:val="1"/>
                <w:rtl w:val="0"/>
              </w:rPr>
              <w:t xml:space="preserve">Kết quả</w:t>
            </w:r>
            <w:r w:rsidDel="00000000" w:rsidR="00000000" w:rsidRPr="00000000">
              <w:rP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5B3">
            <w:pPr>
              <w:spacing w:before="80" w:lineRule="auto"/>
              <w:ind w:left="40" w:firstLine="0"/>
              <w:rPr/>
            </w:pPr>
            <w:r w:rsidDel="00000000" w:rsidR="00000000" w:rsidRPr="00000000">
              <w:rPr>
                <w:rtl w:val="0"/>
              </w:rPr>
              <w:t xml:space="preserve">Người dùng xóa một AI đã có trong hệ thống thành công khi thỏa mãn các điều kiện </w:t>
            </w:r>
          </w:p>
        </w:tc>
      </w:tr>
    </w:tbl>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pStyle w:val="Heading3"/>
        <w:rPr/>
      </w:pPr>
      <w:bookmarkStart w:colFirst="0" w:colLast="0" w:name="_oq3xzhnc43sq" w:id="30"/>
      <w:bookmarkEnd w:id="30"/>
      <w:r w:rsidDel="00000000" w:rsidR="00000000" w:rsidRPr="00000000">
        <w:rPr>
          <w:rtl w:val="0"/>
        </w:rPr>
        <w:t xml:space="preserve">4.3 Wireframe</w:t>
      </w:r>
    </w:p>
    <w:p w:rsidR="00000000" w:rsidDel="00000000" w:rsidP="00000000" w:rsidRDefault="00000000" w:rsidRPr="00000000" w14:paraId="000005B7">
      <w:pPr>
        <w:rPr/>
      </w:pPr>
      <w:r w:rsidDel="00000000" w:rsidR="00000000" w:rsidRPr="00000000">
        <w:rPr>
          <w:rtl w:val="0"/>
        </w:rPr>
        <w:t xml:space="preserve">4.3.1. Wireframe Quản lý AI &gt; Chọn xóa</w:t>
      </w:r>
    </w:p>
    <w:p w:rsidR="00000000" w:rsidDel="00000000" w:rsidP="00000000" w:rsidRDefault="00000000" w:rsidRPr="00000000" w14:paraId="000005B8">
      <w:pPr>
        <w:rPr/>
      </w:pPr>
      <w:r w:rsidDel="00000000" w:rsidR="00000000" w:rsidRPr="00000000">
        <w:rPr/>
        <w:drawing>
          <wp:inline distB="114300" distT="114300" distL="114300" distR="114300">
            <wp:extent cx="5731200" cy="3213100"/>
            <wp:effectExtent b="0" l="0" r="0" t="0"/>
            <wp:docPr id="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4.3.2. Wireframe Quản lý AI &gt; Chọn xóa &gt; Popup thông báo xác nhận</w:t>
      </w:r>
    </w:p>
    <w:p w:rsidR="00000000" w:rsidDel="00000000" w:rsidP="00000000" w:rsidRDefault="00000000" w:rsidRPr="00000000" w14:paraId="000005BB">
      <w:pPr>
        <w:rPr/>
      </w:pPr>
      <w:r w:rsidDel="00000000" w:rsidR="00000000" w:rsidRPr="00000000">
        <w:rPr/>
        <w:drawing>
          <wp:inline distB="114300" distT="114300" distL="114300" distR="114300">
            <wp:extent cx="5731200" cy="321310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pStyle w:val="Heading3"/>
        <w:rPr/>
      </w:pPr>
      <w:bookmarkStart w:colFirst="0" w:colLast="0" w:name="_e7c5edtkzmi3" w:id="31"/>
      <w:bookmarkEnd w:id="31"/>
      <w:r w:rsidDel="00000000" w:rsidR="00000000" w:rsidRPr="00000000">
        <w:rPr>
          <w:rtl w:val="0"/>
        </w:rPr>
        <w:t xml:space="preserve">4.4 Mô tả trường dữ liệu:</w:t>
      </w:r>
    </w:p>
    <w:tbl>
      <w:tblPr>
        <w:tblStyle w:val="Table2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2355"/>
        <w:gridCol w:w="930"/>
        <w:gridCol w:w="2430"/>
        <w:gridCol w:w="2580"/>
        <w:tblGridChange w:id="0">
          <w:tblGrid>
            <w:gridCol w:w="735"/>
            <w:gridCol w:w="2355"/>
            <w:gridCol w:w="930"/>
            <w:gridCol w:w="2430"/>
            <w:gridCol w:w="25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E">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F">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0">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1">
            <w:pPr>
              <w:jc w:val="center"/>
              <w:rPr/>
            </w:pPr>
            <w:r w:rsidDel="00000000" w:rsidR="00000000" w:rsidRPr="00000000">
              <w:rPr>
                <w:b w:val="1"/>
                <w:bCs w:val="1"/>
                <w:rtl w:val="0"/>
              </w:rPr>
              <w:t xml:space="preserve">Ràng buộc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2">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85"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ind w:left="0" w:firstLine="0"/>
              <w:rPr>
                <w:b w:val="1"/>
                <w:bCs w:val="1"/>
              </w:rPr>
            </w:pPr>
            <w:r w:rsidDel="00000000" w:rsidR="00000000" w:rsidRPr="00000000">
              <w:rPr>
                <w:b w:val="1"/>
                <w:bCs w:val="1"/>
                <w:rtl w:val="0"/>
              </w:rPr>
              <w:t xml:space="preserve">1. Menu ẩn chứa các nút hành động</w:t>
            </w:r>
          </w:p>
          <w:p w:rsidR="00000000" w:rsidDel="00000000" w:rsidP="00000000" w:rsidRDefault="00000000" w:rsidRPr="00000000" w14:paraId="000005C4">
            <w:pPr>
              <w:ind w:left="0" w:firstLine="0"/>
              <w:rPr/>
            </w:pPr>
            <w:r w:rsidDel="00000000" w:rsidR="00000000" w:rsidRPr="00000000">
              <w:rPr>
                <w:rtl w:val="0"/>
              </w:rPr>
              <w:t xml:space="preserve">(Số nút hành động có thể tăng thêm khi hệ thống có cập nhật hạ tầng tính năng này)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rPr>
                <w:b w:val="1"/>
                <w:bCs w:val="1"/>
              </w:rPr>
            </w:pPr>
            <w:r w:rsidDel="00000000" w:rsidR="00000000" w:rsidRPr="00000000">
              <w:rPr>
                <w:b w:val="1"/>
                <w:bCs w:val="1"/>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b w:val="1"/>
                <w:bCs w:val="1"/>
                <w:rtl w:val="0"/>
              </w:rPr>
              <w:t xml:space="preserve">Nút Thử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Khi click → mở giao diện thử nghiệm AI đã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Luôn khả dụng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rPr>
                <w:b w:val="1"/>
                <w:bCs w:val="1"/>
              </w:rPr>
            </w:pPr>
            <w:r w:rsidDel="00000000" w:rsidR="00000000" w:rsidRPr="00000000">
              <w:rPr>
                <w:b w:val="1"/>
                <w:bCs w:val="1"/>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b w:val="1"/>
                <w:bCs w:val="1"/>
                <w:rtl w:val="0"/>
              </w:rPr>
              <w:t xml:space="preserve">Nút Chỉnh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Khi click → mở giao diện chỉnh sửa cấu hình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Chỉ khả dụng với user có quyền chỉnh sửa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3">
            <w:pPr>
              <w:rPr>
                <w:b w:val="1"/>
                <w:bCs w:val="1"/>
              </w:rPr>
            </w:pPr>
            <w:r w:rsidDel="00000000" w:rsidR="00000000" w:rsidRPr="00000000">
              <w:rPr>
                <w:b w:val="1"/>
                <w:bCs w:val="1"/>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b w:val="1"/>
                <w:bCs w:val="1"/>
                <w:rtl w:val="0"/>
              </w:rPr>
              <w:t xml:space="preserve">Nút Xóa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Khi click → hiển thị popup xác nhận xoá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Là điều kiện kích hoạt modal</w:t>
            </w:r>
          </w:p>
        </w:tc>
      </w:tr>
      <w:tr>
        <w:trPr>
          <w:cantSplit w:val="0"/>
          <w:trHeight w:val="785"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8">
            <w:pPr>
              <w:rPr>
                <w:b w:val="1"/>
                <w:bCs w:val="1"/>
              </w:rPr>
            </w:pPr>
            <w:r w:rsidDel="00000000" w:rsidR="00000000" w:rsidRPr="00000000">
              <w:rPr>
                <w:b w:val="1"/>
                <w:bCs w:val="1"/>
                <w:rtl w:val="0"/>
              </w:rPr>
              <w:t xml:space="preserve">2. Popup thông báo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rPr>
                <w:b w:val="1"/>
                <w:bCs w:val="1"/>
              </w:rPr>
            </w:pPr>
            <w:r w:rsidDel="00000000" w:rsidR="00000000" w:rsidRPr="00000000">
              <w:rPr>
                <w:b w:val="1"/>
                <w:bCs w:val="1"/>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b w:val="1"/>
                <w:bCs w:val="1"/>
                <w:rtl w:val="0"/>
              </w:rPr>
              <w:t xml:space="preserve">Popup Thông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Modal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Chỉ hiển thị khi người dùng click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Nội dung: “Bạn chắc chắn muốn xoá?”</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2">
            <w:pPr>
              <w:rPr>
                <w:b w:val="1"/>
                <w:bCs w:val="1"/>
              </w:rPr>
            </w:pPr>
            <w:r w:rsidDel="00000000" w:rsidR="00000000" w:rsidRPr="00000000">
              <w:rPr>
                <w:b w:val="1"/>
                <w:bCs w:val="1"/>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b w:val="1"/>
                <w:bCs w:val="1"/>
                <w:rtl w:val="0"/>
              </w:rPr>
              <w:t xml:space="preserve">Nút Quay lại (trong popup)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Đóng popup, không xoá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Không thay đổi dữ liệu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7">
            <w:pPr>
              <w:rPr>
                <w:b w:val="1"/>
                <w:bCs w:val="1"/>
              </w:rPr>
            </w:pPr>
            <w:r w:rsidDel="00000000" w:rsidR="00000000" w:rsidRPr="00000000">
              <w:rPr>
                <w:b w:val="1"/>
                <w:bCs w:val="1"/>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b w:val="1"/>
                <w:bCs w:val="1"/>
                <w:rtl w:val="0"/>
              </w:rPr>
              <w:t xml:space="preserve">Nút Xác nhận (trong popup)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Thực hiện xoá bản ghi AI khỏi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Nếu xoá thành công → hiển thị thông báo, refresh danh sách AI</w:t>
            </w:r>
          </w:p>
        </w:tc>
      </w:tr>
    </w:tbl>
    <w:p w:rsidR="00000000" w:rsidDel="00000000" w:rsidP="00000000" w:rsidRDefault="00000000" w:rsidRPr="00000000" w14:paraId="000005EC">
      <w:pPr>
        <w:pStyle w:val="Heading5"/>
        <w:rPr/>
      </w:pPr>
      <w:bookmarkStart w:colFirst="0" w:colLast="0" w:name="_cjj7cjarwk7n" w:id="32"/>
      <w:bookmarkEnd w:id="32"/>
      <w:r w:rsidDel="00000000" w:rsidR="00000000" w:rsidRPr="00000000">
        <w:rPr>
          <w:rtl w:val="0"/>
        </w:rPr>
      </w:r>
    </w:p>
    <w:p w:rsidR="00000000" w:rsidDel="00000000" w:rsidP="00000000" w:rsidRDefault="00000000" w:rsidRPr="00000000" w14:paraId="000005ED">
      <w:pPr>
        <w:pStyle w:val="Heading3"/>
        <w:rPr/>
      </w:pPr>
      <w:bookmarkStart w:colFirst="0" w:colLast="0" w:name="_kpdqqy5ijgnb" w:id="33"/>
      <w:bookmarkEnd w:id="33"/>
      <w:r w:rsidDel="00000000" w:rsidR="00000000" w:rsidRPr="00000000">
        <w:rPr>
          <w:rtl w:val="0"/>
        </w:rPr>
        <w:t xml:space="preserve">4.5 Ràng buộc hệ thống:</w:t>
      </w:r>
    </w:p>
    <w:p w:rsidR="00000000" w:rsidDel="00000000" w:rsidP="00000000" w:rsidRDefault="00000000" w:rsidRPr="00000000" w14:paraId="000005EE">
      <w:pPr>
        <w:rPr/>
      </w:pPr>
      <w:r w:rsidDel="00000000" w:rsidR="00000000" w:rsidRPr="00000000">
        <w:rPr>
          <w:rtl w:val="0"/>
        </w:rPr>
      </w:r>
    </w:p>
    <w:tbl>
      <w:tblPr>
        <w:tblStyle w:val="Table23"/>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1.8184429074026"/>
        <w:gridCol w:w="1225.3481080822346"/>
        <w:gridCol w:w="1403.6636909747986"/>
        <w:gridCol w:w="2994.787353708446"/>
        <w:gridCol w:w="1458.5300241725104"/>
        <w:gridCol w:w="1321.3641911782304"/>
        <w:tblGridChange w:id="0">
          <w:tblGrid>
            <w:gridCol w:w="621.8184429074026"/>
            <w:gridCol w:w="1225.3481080822346"/>
            <w:gridCol w:w="1403.6636909747986"/>
            <w:gridCol w:w="2994.787353708446"/>
            <w:gridCol w:w="1458.5300241725104"/>
            <w:gridCol w:w="1321.3641911782304"/>
          </w:tblGrid>
        </w:tblGridChange>
      </w:tblGrid>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F">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0">
            <w:pPr>
              <w:jc w:val="center"/>
              <w:rPr/>
            </w:pPr>
            <w:r w:rsidDel="00000000" w:rsidR="00000000" w:rsidRPr="00000000">
              <w:rPr>
                <w:b w:val="1"/>
                <w:bCs w:val="1"/>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1">
            <w:pPr>
              <w:jc w:val="center"/>
              <w:rPr/>
            </w:pPr>
            <w:r w:rsidDel="00000000" w:rsidR="00000000" w:rsidRPr="00000000">
              <w:rPr>
                <w:b w:val="1"/>
                <w:bCs w:val="1"/>
                <w:rtl w:val="0"/>
              </w:rPr>
              <w:t xml:space="preserve">Mô tả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2">
            <w:pPr>
              <w:jc w:val="center"/>
              <w:rPr/>
            </w:pPr>
            <w:r w:rsidDel="00000000" w:rsidR="00000000" w:rsidRPr="00000000">
              <w:rPr>
                <w:b w:val="1"/>
                <w:bCs w:val="1"/>
                <w:rtl w:val="0"/>
              </w:rPr>
              <w:t xml:space="preserve">Ràng buộc liên kết trong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3">
            <w:pPr>
              <w:jc w:val="center"/>
              <w:rPr/>
            </w:pPr>
            <w:r w:rsidDel="00000000" w:rsidR="00000000" w:rsidRPr="00000000">
              <w:rPr>
                <w:b w:val="1"/>
                <w:bCs w:val="1"/>
                <w:rtl w:val="0"/>
              </w:rPr>
              <w:t xml:space="preserve">Thông báo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4">
            <w:pPr>
              <w:jc w:val="center"/>
              <w:rPr/>
            </w:pPr>
            <w:r w:rsidDel="00000000" w:rsidR="00000000" w:rsidRPr="00000000">
              <w:rPr>
                <w:b w:val="1"/>
                <w:bCs w:val="1"/>
                <w:rtl w:val="0"/>
              </w:rPr>
              <w:t xml:space="preserve">Hành động của hệ thống</w:t>
            </w:r>
            <w:r w:rsidDel="00000000" w:rsidR="00000000" w:rsidRPr="00000000">
              <w:rPr>
                <w:rtl w:val="0"/>
              </w:rPr>
            </w:r>
          </w:p>
        </w:tc>
      </w:tr>
      <w:tr>
        <w:trPr>
          <w:cantSplit w:val="0"/>
          <w:trHeight w:val="2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b w:val="1"/>
                <w:bCs w:val="1"/>
                <w:rtl w:val="0"/>
              </w:rPr>
              <w:t xml:space="preserve">Trạng thái gán kịch bản tự động 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Kiểm tra AI này có đang được gán cho bất kỳ </w:t>
            </w:r>
            <w:r w:rsidDel="00000000" w:rsidR="00000000" w:rsidRPr="00000000">
              <w:rPr>
                <w:b w:val="1"/>
                <w:bCs w:val="1"/>
                <w:rtl w:val="0"/>
              </w:rPr>
              <w:t xml:space="preserve">kịch bản tự động hóa</w:t>
            </w:r>
            <w:r w:rsidDel="00000000" w:rsidR="00000000" w:rsidRPr="00000000">
              <w:rPr>
                <w:rtl w:val="0"/>
              </w:rPr>
              <w:t xml:space="preserve"> nào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Không được phép xóa nếu AI còn đang được sử dụng trong bất kỳ kịch bản nào.</w:t>
            </w:r>
            <w:r w:rsidDel="00000000" w:rsidR="00000000" w:rsidRPr="00000000">
              <w:rPr>
                <w:rFonts w:ascii="Arial Unicode MS" w:cs="Arial Unicode MS" w:eastAsia="Arial Unicode MS" w:hAnsi="Arial Unicode MS"/>
                <w:rtl w:val="0"/>
              </w:rPr>
              <w:t xml:space="preserve"> → Bắt buộc kiểm tra liên kết </w:t>
            </w:r>
            <w:r w:rsidDel="00000000" w:rsidR="00000000" w:rsidRPr="00000000">
              <w:rPr>
                <w:rFonts w:ascii="Roboto Mono" w:cs="Roboto Mono" w:eastAsia="Roboto Mono" w:hAnsi="Roboto Mono"/>
                <w:color w:val="188038"/>
                <w:rtl w:val="0"/>
              </w:rPr>
              <w:t xml:space="preserve">AI_ID</w:t>
            </w:r>
            <w:r w:rsidDel="00000000" w:rsidR="00000000" w:rsidRPr="00000000">
              <w:rPr>
                <w:rtl w:val="0"/>
              </w:rPr>
              <w:t xml:space="preserve"> trong bảng </w:t>
            </w:r>
            <w:r w:rsidDel="00000000" w:rsidR="00000000" w:rsidRPr="00000000">
              <w:rPr>
                <w:rFonts w:ascii="Roboto Mono" w:cs="Roboto Mono" w:eastAsia="Roboto Mono" w:hAnsi="Roboto Mono"/>
                <w:color w:val="188038"/>
                <w:rtl w:val="0"/>
              </w:rPr>
              <w:t xml:space="preserve">Automation_Scripts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“Không thể xóa AI này vì AI đang được sử dụng cho kịch bản tự động hóa: [Tên kịch bản 1], [Tên kịch bản 2],[Tên kịch bản 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Hệ thống </w:t>
            </w:r>
            <w:r w:rsidDel="00000000" w:rsidR="00000000" w:rsidRPr="00000000">
              <w:rPr>
                <w:b w:val="1"/>
                <w:bCs w:val="1"/>
                <w:rtl w:val="0"/>
              </w:rPr>
              <w:t xml:space="preserve">chặn thao tác xóa</w:t>
            </w:r>
            <w:r w:rsidDel="00000000" w:rsidR="00000000" w:rsidRPr="00000000">
              <w:rPr>
                <w:rtl w:val="0"/>
              </w:rPr>
              <w:t xml:space="preserve">, yêu cầu người dùng gỡ AI khỏi kịch bản trước.</w:t>
            </w:r>
          </w:p>
        </w:tc>
      </w:tr>
      <w:tr>
        <w:trPr>
          <w:cantSplit w:val="0"/>
          <w:trHeight w:val="2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b w:val="1"/>
                <w:bCs w:val="1"/>
                <w:rtl w:val="0"/>
              </w:rPr>
              <w:t xml:space="preserve">Ràng buộc lịch sử hội thoại / nhật ký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Nếu AI có log hội thoại hoặc lịch sử sử dụng, chỉ cho phép xóa khi người dùng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Hệ thống hiển thị cảnh báo: “AI có dữ liệu lịch sử. Bạn có chắc muốn xóa toàn bộ dữ liệu liên quan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“Xóa thành công.” hoặc “Hủy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Nếu người dùng xác nhận → Xóa AI + log liên quan. Nếu không → Dừng thao tác.</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b w:val="1"/>
                <w:bCs w:val="1"/>
                <w:rtl w:val="0"/>
              </w:rPr>
              <w:t xml:space="preserve">Xác nhận 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Yêu cầu xác nhận người dùng để tránh thao tác nhầm.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Bắt buộc hiển thị popup xác nhận: “Bạn có chắc chắn muốn xóa AI này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“Hủy” hoặc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Nếu chọn “Xóa” → Hệ thống tiến hành kiểm tra ràng buộc.</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b w:val="1"/>
                <w:bCs w:val="1"/>
                <w:rtl w:val="0"/>
              </w:rPr>
              <w:t xml:space="preserve">Phân quyền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Xác định người dùng hiện tại có quyền xóa AI hay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 Chỉ người dùng có quyền “Quản trị viên” hoặc “Quản lý vùng” được phép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“Bạn không có quyền xóa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Hệ thống dừng thao tác và ghi log từ chối.</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rPr>
                <w:b w:val="1"/>
                <w:bCs w:val="1"/>
              </w:rPr>
            </w:pPr>
            <w:r w:rsidDel="00000000" w:rsidR="00000000" w:rsidRPr="00000000">
              <w:rPr>
                <w:b w:val="1"/>
                <w:bCs w:val="1"/>
                <w:rtl w:val="0"/>
              </w:rPr>
              <w:t xml:space="preserve">Ghi log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Ghi lại các thông tin về người xóa, thời gian xóa của AI được chọn xóa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Ghi lại các thông tin người xóa, thời gian xóa của AI được chọn xóa. </w:t>
            </w:r>
          </w:p>
          <w:p w:rsidR="00000000" w:rsidDel="00000000" w:rsidP="00000000" w:rsidRDefault="00000000" w:rsidRPr="00000000" w14:paraId="00000611">
            <w:pPr>
              <w:rPr>
                <w:shd w:fill="ff9900" w:val="clear"/>
              </w:rPr>
            </w:pPr>
            <w:r w:rsidDel="00000000" w:rsidR="00000000" w:rsidRPr="00000000">
              <w:rPr>
                <w:shd w:fill="ff9900" w:val="clear"/>
                <w:rtl w:val="0"/>
              </w:rPr>
              <w:t xml:space="preserve">=&gt; Gửi thông báo notification “[Tên User] đã xóa thành công [Tên AI]” kèm giờ và ngày. (Phát triển sau, không phải sprint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“[Tên User] đã xóa thành công [Tên AI]” </w:t>
            </w:r>
          </w:p>
          <w:p w:rsidR="00000000" w:rsidDel="00000000" w:rsidP="00000000" w:rsidRDefault="00000000" w:rsidRPr="00000000" w14:paraId="00000613">
            <w:pPr>
              <w:rPr/>
            </w:pPr>
            <w:r w:rsidDel="00000000" w:rsidR="00000000" w:rsidRPr="00000000">
              <w:rPr>
                <w:rtl w:val="0"/>
              </w:rPr>
              <w:t xml:space="preserve">HH:MM DD:MM:YYYY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Xóa AI, ghi log, gửi thông báo</w:t>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3"/>
        <w:rPr/>
      </w:pPr>
      <w:bookmarkStart w:colFirst="0" w:colLast="0" w:name="_txc472lpcere" w:id="34"/>
      <w:bookmarkEnd w:id="34"/>
      <w:r w:rsidDel="00000000" w:rsidR="00000000" w:rsidRPr="00000000">
        <w:rPr>
          <w:rtl w:val="0"/>
        </w:rPr>
        <w:t xml:space="preserve">4.6 Use case</w:t>
      </w:r>
    </w:p>
    <w:p w:rsidR="00000000" w:rsidDel="00000000" w:rsidP="00000000" w:rsidRDefault="00000000" w:rsidRPr="00000000" w14:paraId="00000617">
      <w:pPr>
        <w:rPr/>
      </w:pPr>
      <w:r w:rsidDel="00000000" w:rsidR="00000000" w:rsidRPr="00000000">
        <w:rPr>
          <w:rtl w:val="0"/>
        </w:rPr>
      </w:r>
    </w:p>
    <w:tbl>
      <w:tblPr>
        <w:tblStyle w:val="Table24"/>
        <w:tblW w:w="10350.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0"/>
        <w:gridCol w:w="780"/>
        <w:gridCol w:w="780"/>
        <w:gridCol w:w="1050"/>
        <w:gridCol w:w="1050"/>
        <w:gridCol w:w="1830"/>
        <w:gridCol w:w="3540"/>
        <w:tblGridChange w:id="0">
          <w:tblGrid>
            <w:gridCol w:w="1320"/>
            <w:gridCol w:w="780"/>
            <w:gridCol w:w="780"/>
            <w:gridCol w:w="1050"/>
            <w:gridCol w:w="1050"/>
            <w:gridCol w:w="1830"/>
            <w:gridCol w:w="354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8">
            <w:pPr>
              <w:jc w:val="center"/>
              <w:rPr/>
            </w:pPr>
            <w:r w:rsidDel="00000000" w:rsidR="00000000" w:rsidRPr="00000000">
              <w:rPr>
                <w:b w:val="1"/>
                <w:bCs w:val="1"/>
                <w:rtl w:val="0"/>
              </w:rPr>
              <w:t xml:space="preserve">Usecase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9">
            <w:pPr>
              <w:jc w:val="center"/>
              <w:rPr/>
            </w:pPr>
            <w:r w:rsidDel="00000000" w:rsidR="00000000" w:rsidRPr="00000000">
              <w:rPr>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A">
            <w:pPr>
              <w:jc w:val="center"/>
              <w:rPr/>
            </w:pPr>
            <w:r w:rsidDel="00000000" w:rsidR="00000000" w:rsidRPr="00000000">
              <w:rPr>
                <w:b w:val="1"/>
                <w:bCs w:val="1"/>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B">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C">
            <w:pPr>
              <w:jc w:val="center"/>
              <w:rPr/>
            </w:pPr>
            <w:r w:rsidDel="00000000" w:rsidR="00000000" w:rsidRPr="00000000">
              <w:rPr>
                <w:b w:val="1"/>
                <w:bCs w:val="1"/>
                <w:rtl w:val="0"/>
              </w:rPr>
              <w:t xml:space="preserve">Điều kiện đầu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D">
            <w:pPr>
              <w:jc w:val="center"/>
              <w:rPr/>
            </w:pPr>
            <w:r w:rsidDel="00000000" w:rsidR="00000000" w:rsidRPr="00000000">
              <w:rPr>
                <w:b w:val="1"/>
                <w:bCs w:val="1"/>
                <w:rtl w:val="0"/>
              </w:rPr>
              <w:t xml:space="preserve">Kết quả mong muốn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jc w:val="center"/>
              <w:rPr/>
            </w:pPr>
            <w:r w:rsidDel="00000000" w:rsidR="00000000" w:rsidRPr="00000000">
              <w:rPr>
                <w:b w:val="1"/>
                <w:bCs w:val="1"/>
                <w:rtl w:val="0"/>
              </w:rPr>
              <w:t xml:space="preserve">Luồng chính</w:t>
            </w:r>
            <w:r w:rsidDel="00000000" w:rsidR="00000000" w:rsidRPr="00000000">
              <w:rPr>
                <w:rtl w:val="0"/>
              </w:rPr>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Ngăn chặn xóa AI đang gán cho kịch bản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Người dùng muốn xóa một AI nhưng AI này đang được gán cho ít nhất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 AI đã được tích hợp vào hệ thống- AI đang được gán cho một hoặc nhiều kịch bản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AI </w:t>
            </w:r>
            <w:r w:rsidDel="00000000" w:rsidR="00000000" w:rsidRPr="00000000">
              <w:rPr>
                <w:b w:val="1"/>
                <w:bCs w:val="1"/>
                <w:rtl w:val="0"/>
              </w:rPr>
              <w:t xml:space="preserve">không bị xóa</w:t>
            </w:r>
            <w:r w:rsidDel="00000000" w:rsidR="00000000" w:rsidRPr="00000000">
              <w:rPr>
                <w:rtl w:val="0"/>
              </w:rPr>
              <w:t xml:space="preserve">, hệ thống thông báo cho người dùng biết lý do và yêu cầu gỡ liên kết trước khi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5">
            <w:pPr>
              <w:rPr>
                <w:b w:val="1"/>
                <w:bCs w:val="1"/>
              </w:rPr>
            </w:pPr>
            <w:r w:rsidDel="00000000" w:rsidR="00000000" w:rsidRPr="00000000">
              <w:rPr>
                <w:rtl w:val="0"/>
              </w:rPr>
              <w:t xml:space="preserve">1. Người dùng nhấn </w:t>
            </w:r>
            <w:r w:rsidDel="00000000" w:rsidR="00000000" w:rsidRPr="00000000">
              <w:rPr>
                <w:b w:val="1"/>
                <w:bCs w:val="1"/>
                <w:rtl w:val="0"/>
              </w:rPr>
              <w:t xml:space="preserve">Xóa AI</w:t>
            </w:r>
          </w:p>
          <w:p w:rsidR="00000000" w:rsidDel="00000000" w:rsidP="00000000" w:rsidRDefault="00000000" w:rsidRPr="00000000" w14:paraId="00000626">
            <w:pPr>
              <w:rPr/>
            </w:pPr>
            <w:r w:rsidDel="00000000" w:rsidR="00000000" w:rsidRPr="00000000">
              <w:rPr>
                <w:rtl w:val="0"/>
              </w:rPr>
              <w:t xml:space="preserve">2. Hệ thống kiểm tra liên kết AI trong kịch bản</w:t>
            </w:r>
          </w:p>
          <w:p w:rsidR="00000000" w:rsidDel="00000000" w:rsidP="00000000" w:rsidRDefault="00000000" w:rsidRPr="00000000" w14:paraId="00000627">
            <w:pPr>
              <w:rPr/>
            </w:pPr>
            <w:r w:rsidDel="00000000" w:rsidR="00000000" w:rsidRPr="00000000">
              <w:rPr>
                <w:rtl w:val="0"/>
              </w:rPr>
              <w:t xml:space="preserve">3. Hệ thống phát hiện AI đang được gán</w:t>
            </w:r>
          </w:p>
          <w:p w:rsidR="00000000" w:rsidDel="00000000" w:rsidP="00000000" w:rsidRDefault="00000000" w:rsidRPr="00000000" w14:paraId="00000628">
            <w:pPr>
              <w:rPr/>
            </w:pPr>
            <w:r w:rsidDel="00000000" w:rsidR="00000000" w:rsidRPr="00000000">
              <w:rPr>
                <w:rtl w:val="0"/>
              </w:rPr>
              <w:t xml:space="preserve">4. Hệ thống hiển thị thông báo: “AI đang được sử dụng trong kịch bản [Tên kịch bản]. Vui lòng gỡ AI trước khi xóa.”</w:t>
            </w:r>
          </w:p>
          <w:p w:rsidR="00000000" w:rsidDel="00000000" w:rsidP="00000000" w:rsidRDefault="00000000" w:rsidRPr="00000000" w14:paraId="00000629">
            <w:pPr>
              <w:rPr/>
            </w:pPr>
            <w:r w:rsidDel="00000000" w:rsidR="00000000" w:rsidRPr="00000000">
              <w:rPr>
                <w:rtl w:val="0"/>
              </w:rPr>
              <w:t xml:space="preserve">5. Người dùng chọn </w:t>
            </w:r>
            <w:r w:rsidDel="00000000" w:rsidR="00000000" w:rsidRPr="00000000">
              <w:rPr>
                <w:b w:val="1"/>
                <w:bCs w:val="1"/>
                <w:rtl w:val="0"/>
              </w:rPr>
              <w:t xml:space="preserve">Quay lại</w:t>
            </w:r>
            <w:r w:rsidDel="00000000" w:rsidR="00000000" w:rsidRPr="00000000">
              <w:rPr>
                <w:rtl w:val="0"/>
              </w:rPr>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Người dùng kiên trì muốn xóa một AI ra khỏi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Người dùng kiên trì muốn xóa một AI nhưng AI này đang được gán cho ít nhất một kịch bản tự động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 AI đang gán cho một hoặc nhiều kịch bản- Người dùng đồng ý hủy liên kết khi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Hệ thống chỉ cho phép:</w:t>
            </w:r>
          </w:p>
          <w:p w:rsidR="00000000" w:rsidDel="00000000" w:rsidP="00000000" w:rsidRDefault="00000000" w:rsidRPr="00000000" w14:paraId="00000630">
            <w:pPr>
              <w:ind w:left="0" w:firstLine="0"/>
              <w:rPr/>
            </w:pPr>
            <w:r w:rsidDel="00000000" w:rsidR="00000000" w:rsidRPr="00000000">
              <w:rPr>
                <w:rtl w:val="0"/>
              </w:rPr>
              <w:t xml:space="preserve">1. Thay thế 1 AI mới vào vị trí của AI cũ trong hệ thống</w:t>
            </w:r>
          </w:p>
          <w:p w:rsidR="00000000" w:rsidDel="00000000" w:rsidP="00000000" w:rsidRDefault="00000000" w:rsidRPr="00000000" w14:paraId="00000631">
            <w:pPr>
              <w:ind w:left="0" w:firstLine="0"/>
              <w:rPr/>
            </w:pPr>
            <w:r w:rsidDel="00000000" w:rsidR="00000000" w:rsidRPr="00000000">
              <w:rPr>
                <w:rtl w:val="0"/>
              </w:rPr>
              <w:t xml:space="preserve">2. Xóa bước thiết lập trợ lý AI ra khỏi kịch bản, đồng thời xóa những liên kết liên quan tới AI tại các khung thiết lập khác nếu không có AI mới thay thế.</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Ai mới được thêm vào và được gán thay thế AI cũ trong kịch bản.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AI cũ bị gỡ ra khỏi các kịch bản, AI bị xóa khỏi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6">
            <w:pPr>
              <w:rPr>
                <w:b w:val="1"/>
                <w:bCs w:val="1"/>
              </w:rPr>
            </w:pPr>
            <w:r w:rsidDel="00000000" w:rsidR="00000000" w:rsidRPr="00000000">
              <w:rPr>
                <w:rtl w:val="0"/>
              </w:rPr>
              <w:t xml:space="preserve">1. Người dùng nhấn </w:t>
            </w:r>
            <w:r w:rsidDel="00000000" w:rsidR="00000000" w:rsidRPr="00000000">
              <w:rPr>
                <w:b w:val="1"/>
                <w:bCs w:val="1"/>
                <w:rtl w:val="0"/>
              </w:rPr>
              <w:t xml:space="preserve">Xóa AI</w:t>
            </w:r>
          </w:p>
          <w:p w:rsidR="00000000" w:rsidDel="00000000" w:rsidP="00000000" w:rsidRDefault="00000000" w:rsidRPr="00000000" w14:paraId="00000637">
            <w:pPr>
              <w:rPr/>
            </w:pPr>
            <w:r w:rsidDel="00000000" w:rsidR="00000000" w:rsidRPr="00000000">
              <w:rPr>
                <w:rtl w:val="0"/>
              </w:rPr>
              <w:t xml:space="preserve">2. Hệ thống kiểm tra liên kết AI trong kịch bản</w:t>
            </w:r>
          </w:p>
          <w:p w:rsidR="00000000" w:rsidDel="00000000" w:rsidP="00000000" w:rsidRDefault="00000000" w:rsidRPr="00000000" w14:paraId="00000638">
            <w:pPr>
              <w:rPr/>
            </w:pPr>
            <w:r w:rsidDel="00000000" w:rsidR="00000000" w:rsidRPr="00000000">
              <w:rPr>
                <w:rtl w:val="0"/>
              </w:rPr>
              <w:t xml:space="preserve">3. Hệ thống phát hiện AI đang được gán</w:t>
            </w:r>
          </w:p>
          <w:p w:rsidR="00000000" w:rsidDel="00000000" w:rsidP="00000000" w:rsidRDefault="00000000" w:rsidRPr="00000000" w14:paraId="00000639">
            <w:pPr>
              <w:rPr/>
            </w:pPr>
            <w:r w:rsidDel="00000000" w:rsidR="00000000" w:rsidRPr="00000000">
              <w:rPr>
                <w:rtl w:val="0"/>
              </w:rPr>
              <w:t xml:space="preserve">4. Hệ thống hiển thị thông báo: “AI đang được sử dụng trong kịch bản [Tên kịch bản]. Vui lòng gỡ AI trước khi xóa.”</w:t>
            </w:r>
          </w:p>
          <w:p w:rsidR="00000000" w:rsidDel="00000000" w:rsidP="00000000" w:rsidRDefault="00000000" w:rsidRPr="00000000" w14:paraId="0000063A">
            <w:pPr>
              <w:rPr/>
            </w:pPr>
            <w:r w:rsidDel="00000000" w:rsidR="00000000" w:rsidRPr="00000000">
              <w:rPr>
                <w:rtl w:val="0"/>
              </w:rPr>
              <w:t xml:space="preserve">5.1 Người dùng thay thế AI mới bằng cách chọn AI khác. Nếu không có AI khác để thay thế, người dùng cần thêm vào. Hoặc xóa luôn khung thiết lập AI và chỉnh sửa lại kịch bản như bước dự phòng 5.2 bên dưới</w:t>
            </w:r>
          </w:p>
          <w:p w:rsidR="00000000" w:rsidDel="00000000" w:rsidP="00000000" w:rsidRDefault="00000000" w:rsidRPr="00000000" w14:paraId="0000063B">
            <w:pPr>
              <w:rPr/>
            </w:pPr>
            <w:r w:rsidDel="00000000" w:rsidR="00000000" w:rsidRPr="00000000">
              <w:rPr>
                <w:rtl w:val="0"/>
              </w:rPr>
              <w:t xml:space="preserve">5.2 Người dùng chọn </w:t>
            </w:r>
            <w:r w:rsidDel="00000000" w:rsidR="00000000" w:rsidRPr="00000000">
              <w:rPr>
                <w:b w:val="1"/>
                <w:bCs w:val="1"/>
                <w:rtl w:val="0"/>
              </w:rPr>
              <w:t xml:space="preserve">Xóa </w:t>
            </w:r>
            <w:r w:rsidDel="00000000" w:rsidR="00000000" w:rsidRPr="00000000">
              <w:rPr>
                <w:rtl w:val="0"/>
              </w:rPr>
              <w:t xml:space="preserve">AI ra khỏi kịch bản. (Nếu có liên kết các khung thiết lập khác, cần xóa hoặc thay đổi những thiết lập liên quan tới AI mới cho phép bấm lưu). Sau khi hoàn thành việc xóa khung thiết lập AI và các yếu tố liên kết có liên quan, bấm lưu kịch bản. </w:t>
            </w:r>
          </w:p>
          <w:p w:rsidR="00000000" w:rsidDel="00000000" w:rsidP="00000000" w:rsidRDefault="00000000" w:rsidRPr="00000000" w14:paraId="0000063C">
            <w:pPr>
              <w:rPr/>
            </w:pPr>
            <w:r w:rsidDel="00000000" w:rsidR="00000000" w:rsidRPr="00000000">
              <w:rPr>
                <w:rtl w:val="0"/>
              </w:rPr>
              <w:t xml:space="preserve">6. Hệ thống check AI cần xóa không còn liên kết với kịch bản nào.</w:t>
            </w:r>
          </w:p>
          <w:p w:rsidR="00000000" w:rsidDel="00000000" w:rsidP="00000000" w:rsidRDefault="00000000" w:rsidRPr="00000000" w14:paraId="0000063D">
            <w:pPr>
              <w:rPr/>
            </w:pPr>
            <w:r w:rsidDel="00000000" w:rsidR="00000000" w:rsidRPr="00000000">
              <w:rPr>
                <w:rtl w:val="0"/>
              </w:rPr>
              <w:t xml:space="preserve">7. Hệ thống xóa AI thành công</w:t>
            </w:r>
          </w:p>
        </w:tc>
      </w:tr>
    </w:tbl>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2"/>
        <w:rPr/>
      </w:pPr>
      <w:bookmarkStart w:colFirst="0" w:colLast="0" w:name="_6n4jib678aq2" w:id="35"/>
      <w:bookmarkEnd w:id="35"/>
      <w:r w:rsidDel="00000000" w:rsidR="00000000" w:rsidRPr="00000000">
        <w:rPr>
          <w:rtl w:val="0"/>
        </w:rPr>
        <w:t xml:space="preserve">5. Thử nghiệm AI</w:t>
      </w:r>
    </w:p>
    <w:p w:rsidR="00000000" w:rsidDel="00000000" w:rsidP="00000000" w:rsidRDefault="00000000" w:rsidRPr="00000000" w14:paraId="00000640">
      <w:pPr>
        <w:pStyle w:val="Heading3"/>
        <w:rPr/>
      </w:pPr>
      <w:bookmarkStart w:colFirst="0" w:colLast="0" w:name="_aem873qo788z" w:id="36"/>
      <w:bookmarkEnd w:id="36"/>
      <w:r w:rsidDel="00000000" w:rsidR="00000000" w:rsidRPr="00000000">
        <w:rPr>
          <w:rtl w:val="0"/>
        </w:rPr>
        <w:t xml:space="preserve">5.1 Mô tả chức năng</w:t>
      </w:r>
    </w:p>
    <w:p w:rsidR="00000000" w:rsidDel="00000000" w:rsidP="00000000" w:rsidRDefault="00000000" w:rsidRPr="00000000" w14:paraId="00000641">
      <w:pPr>
        <w:rPr/>
      </w:pPr>
      <w:r w:rsidDel="00000000" w:rsidR="00000000" w:rsidRPr="00000000">
        <w:rPr>
          <w:rtl w:val="0"/>
        </w:rPr>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2">
            <w:pPr>
              <w:spacing w:before="80" w:lineRule="auto"/>
              <w:ind w:left="40" w:firstLine="0"/>
              <w:rPr>
                <w:b w:val="1"/>
                <w:bCs w:val="1"/>
              </w:rPr>
            </w:pPr>
            <w:r w:rsidDel="00000000" w:rsidR="00000000" w:rsidRPr="00000000">
              <w:rPr>
                <w:b w:val="1"/>
                <w:bCs w:val="1"/>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3">
            <w:pPr>
              <w:spacing w:before="80" w:lineRule="auto"/>
              <w:ind w:left="40" w:firstLine="0"/>
              <w:rPr/>
            </w:pPr>
            <w:r w:rsidDel="00000000" w:rsidR="00000000" w:rsidRPr="00000000">
              <w:rPr>
                <w:rtl w:val="0"/>
              </w:rPr>
              <w:t xml:space="preserve">Thử nghiệm</w:t>
            </w:r>
            <w:r w:rsidDel="00000000" w:rsidR="00000000" w:rsidRPr="00000000">
              <w:rPr>
                <w:rtl w:val="0"/>
              </w:rPr>
              <w:t xml:space="preserve"> AI được tích hợp vào hệ thống</w:t>
            </w:r>
            <w:r w:rsidDel="00000000" w:rsidR="00000000" w:rsidRPr="00000000">
              <w:rPr>
                <w:rtl w:val="0"/>
              </w:rPr>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4">
            <w:pPr>
              <w:spacing w:before="80" w:lineRule="auto"/>
              <w:ind w:left="40" w:firstLine="0"/>
              <w:rPr>
                <w:b w:val="1"/>
                <w:bCs w:val="1"/>
              </w:rPr>
            </w:pPr>
            <w:r w:rsidDel="00000000" w:rsidR="00000000" w:rsidRPr="00000000">
              <w:rPr>
                <w:b w:val="1"/>
                <w:bCs w:val="1"/>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5">
            <w:pPr>
              <w:spacing w:before="80" w:lineRule="auto"/>
              <w:ind w:left="40" w:firstLine="0"/>
              <w:rPr/>
            </w:pPr>
            <w:r w:rsidDel="00000000" w:rsidR="00000000" w:rsidRPr="00000000">
              <w:rPr>
                <w:rtl w:val="0"/>
              </w:rPr>
              <w:t xml:space="preserve">Menu &gt; Cài đặt &gt; Thiết lập AI</w:t>
            </w:r>
          </w:p>
        </w:tc>
      </w:tr>
      <w:tr>
        <w:trPr>
          <w:cantSplit w:val="0"/>
          <w:trHeight w:val="361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6">
            <w:pPr>
              <w:spacing w:before="80" w:lineRule="auto"/>
              <w:ind w:left="40" w:firstLine="0"/>
              <w:rPr>
                <w:b w:val="1"/>
                <w:bCs w:val="1"/>
              </w:rPr>
            </w:pPr>
            <w:r w:rsidDel="00000000" w:rsidR="00000000" w:rsidRPr="00000000">
              <w:rPr>
                <w:b w:val="1"/>
                <w:bCs w:val="1"/>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7">
            <w:pPr>
              <w:spacing w:before="80" w:lineRule="auto"/>
              <w:ind w:left="40" w:firstLine="0"/>
              <w:rPr/>
            </w:pPr>
            <w:r w:rsidDel="00000000" w:rsidR="00000000" w:rsidRPr="00000000">
              <w:rPr>
                <w:rtl w:val="0"/>
              </w:rPr>
              <w:t xml:space="preserve">Tính năng cho phép thử nghiệm AI đã được tích hợp vào hệ thống </w:t>
            </w:r>
            <w:r w:rsidDel="00000000" w:rsidR="00000000" w:rsidRPr="00000000">
              <w:rPr>
                <w:rtl w:val="0"/>
              </w:rPr>
            </w:r>
          </w:p>
          <w:p w:rsidR="00000000" w:rsidDel="00000000" w:rsidP="00000000" w:rsidRDefault="00000000" w:rsidRPr="00000000" w14:paraId="00000648">
            <w:pPr>
              <w:spacing w:before="80" w:lineRule="auto"/>
              <w:ind w:left="40" w:firstLine="0"/>
              <w:rPr/>
            </w:pPr>
            <w:r w:rsidDel="00000000" w:rsidR="00000000" w:rsidRPr="00000000">
              <w:rPr>
                <w:rtl w:val="0"/>
              </w:rPr>
            </w:r>
          </w:p>
          <w:p w:rsidR="00000000" w:rsidDel="00000000" w:rsidP="00000000" w:rsidRDefault="00000000" w:rsidRPr="00000000" w14:paraId="00000649">
            <w:pPr>
              <w:spacing w:before="80" w:lineRule="auto"/>
              <w:ind w:left="40" w:firstLine="0"/>
              <w:rPr/>
            </w:pPr>
            <w:r w:rsidDel="00000000" w:rsidR="00000000" w:rsidRPr="00000000">
              <w:rPr>
                <w:rtl w:val="0"/>
              </w:rPr>
              <w:t xml:space="preserve">Người dùng được chuyển tới màn giao diện cuộc hội thoại giả lập với AI. Người dùng đóng vai trò là khách hàng và đưa ra những câu hỏi kỳ vọng AI phản hồi theo đúng prompt, kiến thức, phạm vi mở rộng, từ chối trả lời khi vượt ngoài phạm vi kiến thức và không tìm thấy nguồn uy tín </w:t>
            </w:r>
            <w:r w:rsidDel="00000000" w:rsidR="00000000" w:rsidRPr="00000000">
              <w:rPr>
                <w:rtl w:val="0"/>
              </w:rPr>
            </w:r>
          </w:p>
        </w:tc>
      </w:tr>
      <w:tr>
        <w:trPr>
          <w:cantSplit w:val="0"/>
          <w:trHeight w:val="385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A">
            <w:pPr>
              <w:spacing w:before="80" w:lineRule="auto"/>
              <w:ind w:left="40" w:firstLine="0"/>
              <w:rPr>
                <w:b w:val="1"/>
                <w:bCs w:val="1"/>
              </w:rPr>
            </w:pPr>
            <w:r w:rsidDel="00000000" w:rsidR="00000000" w:rsidRPr="00000000">
              <w:rPr>
                <w:b w:val="1"/>
                <w:bCs w:val="1"/>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B">
            <w:pPr>
              <w:spacing w:before="80" w:lineRule="auto"/>
              <w:ind w:left="40" w:firstLine="0"/>
              <w:rPr/>
            </w:pPr>
            <w:r w:rsidDel="00000000" w:rsidR="00000000" w:rsidRPr="00000000">
              <w:rPr>
                <w:rtl w:val="0"/>
              </w:rPr>
              <w:t xml:space="preserve">Người dùng được phân quyền Xem của chức năng "Thiết lập AI". Truy cập phân quyền người dùng tại mục Cài đặt &gt; Thiết lập người dùng &gt; Phân quyền. Truy cập thiết lập AI tại Cài đặt &gt; Thiết lập AI</w:t>
            </w:r>
          </w:p>
          <w:p w:rsidR="00000000" w:rsidDel="00000000" w:rsidP="00000000" w:rsidRDefault="00000000" w:rsidRPr="00000000" w14:paraId="0000064C">
            <w:pPr>
              <w:spacing w:before="80" w:lineRule="auto"/>
              <w:ind w:left="40" w:firstLine="0"/>
              <w:rPr/>
            </w:pPr>
            <w:r w:rsidDel="00000000" w:rsidR="00000000" w:rsidRPr="00000000">
              <w:rPr>
                <w:rtl w:val="0"/>
              </w:rPr>
              <w:t xml:space="preserve"> </w:t>
            </w:r>
          </w:p>
          <w:p w:rsidR="00000000" w:rsidDel="00000000" w:rsidP="00000000" w:rsidRDefault="00000000" w:rsidRPr="00000000" w14:paraId="0000064D">
            <w:pPr>
              <w:spacing w:before="80" w:lineRule="auto"/>
              <w:ind w:left="40" w:firstLine="0"/>
              <w:rPr/>
            </w:pPr>
            <w:r w:rsidDel="00000000" w:rsidR="00000000" w:rsidRPr="00000000">
              <w:rPr>
                <w:rtl w:val="0"/>
              </w:rPr>
              <w:t xml:space="preserve">Quyền chức năng thiết lập người dùng như sau:</w:t>
            </w:r>
          </w:p>
          <w:p w:rsidR="00000000" w:rsidDel="00000000" w:rsidP="00000000" w:rsidRDefault="00000000" w:rsidRPr="00000000" w14:paraId="0000064E">
            <w:pPr>
              <w:numPr>
                <w:ilvl w:val="0"/>
                <w:numId w:val="28"/>
              </w:numPr>
              <w:spacing w:before="240" w:lineRule="auto"/>
              <w:ind w:left="760" w:hanging="360"/>
              <w:rPr>
                <w:rFonts w:ascii="Roboto" w:cs="Roboto" w:eastAsia="Roboto" w:hAnsi="Roboto"/>
                <w:color w:val="172b4d"/>
                <w:sz w:val="21"/>
                <w:szCs w:val="21"/>
              </w:rPr>
            </w:pPr>
            <w:r w:rsidDel="00000000" w:rsidR="00000000" w:rsidRPr="00000000">
              <w:rPr>
                <w:rtl w:val="0"/>
              </w:rPr>
              <w:t xml:space="preserve">Quyền xem: thể hiện người dùng được phép xem toàn bộ danh sách AI kết nối và thử nghiệm những AI xem được.</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4F">
            <w:pPr>
              <w:spacing w:before="80" w:lineRule="auto"/>
              <w:ind w:left="40" w:firstLine="0"/>
              <w:rPr>
                <w:b w:val="1"/>
                <w:bCs w:val="1"/>
              </w:rPr>
            </w:pPr>
            <w:r w:rsidDel="00000000" w:rsidR="00000000" w:rsidRPr="00000000">
              <w:rPr>
                <w:b w:val="1"/>
                <w:bCs w:val="1"/>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50">
            <w:pPr>
              <w:spacing w:before="80" w:lineRule="auto"/>
              <w:ind w:left="40" w:firstLine="0"/>
              <w:rPr/>
            </w:pPr>
            <w:r w:rsidDel="00000000" w:rsidR="00000000" w:rsidRPr="00000000">
              <w:rPr>
                <w:rtl w:val="0"/>
              </w:rPr>
              <w:t xml:space="preserve">Người dùng thực hiện theo các bước sau:</w:t>
            </w:r>
          </w:p>
          <w:p w:rsidR="00000000" w:rsidDel="00000000" w:rsidP="00000000" w:rsidRDefault="00000000" w:rsidRPr="00000000" w14:paraId="00000651">
            <w:pPr>
              <w:spacing w:before="80" w:lineRule="auto"/>
              <w:ind w:left="40" w:firstLine="0"/>
              <w:rPr/>
            </w:pPr>
            <w:r w:rsidDel="00000000" w:rsidR="00000000" w:rsidRPr="00000000">
              <w:rPr>
                <w:b w:val="1"/>
                <w:bCs w:val="1"/>
                <w:rtl w:val="0"/>
              </w:rPr>
              <w:t xml:space="preserve">Bước 1:</w:t>
            </w:r>
            <w:r w:rsidDel="00000000" w:rsidR="00000000" w:rsidRPr="00000000">
              <w:rPr>
                <w:rtl w:val="0"/>
              </w:rPr>
              <w:t xml:space="preserve"> Truy cập màn danh sách quản lý thiết lập AI tại mục Cài đặt &gt; Thiết lập AI</w:t>
            </w:r>
          </w:p>
          <w:p w:rsidR="00000000" w:rsidDel="00000000" w:rsidP="00000000" w:rsidRDefault="00000000" w:rsidRPr="00000000" w14:paraId="00000652">
            <w:pPr>
              <w:spacing w:before="80" w:lineRule="auto"/>
              <w:ind w:left="40" w:firstLine="0"/>
              <w:rPr/>
            </w:pPr>
            <w:r w:rsidDel="00000000" w:rsidR="00000000" w:rsidRPr="00000000">
              <w:rPr>
                <w:rtl w:val="0"/>
              </w:rPr>
              <w:t xml:space="preserve">Giao diện </w:t>
            </w:r>
            <w:r w:rsidDel="00000000" w:rsidR="00000000" w:rsidRPr="00000000">
              <w:rPr>
                <w:b w:val="1"/>
                <w:bCs w:val="1"/>
                <w:rtl w:val="0"/>
              </w:rPr>
              <w:t xml:space="preserve">Quản lý A</w:t>
            </w:r>
            <w:r w:rsidDel="00000000" w:rsidR="00000000" w:rsidRPr="00000000">
              <w:rPr>
                <w:rtl w:val="0"/>
              </w:rPr>
              <w:t xml:space="preserve">I sẽ hiển thị. Giao diện sẽ bao gồm thanh tìm kiếm, nút “+ Thêm AI”, bảng danh sách các AI đã kết nối (bao gồm cả menu thao tác ẩn)</w:t>
            </w:r>
          </w:p>
          <w:p w:rsidR="00000000" w:rsidDel="00000000" w:rsidP="00000000" w:rsidRDefault="00000000" w:rsidRPr="00000000" w14:paraId="00000653">
            <w:pPr>
              <w:spacing w:before="80" w:lineRule="auto"/>
              <w:ind w:left="40" w:firstLine="0"/>
              <w:rPr/>
            </w:pPr>
            <w:r w:rsidDel="00000000" w:rsidR="00000000" w:rsidRPr="00000000">
              <w:rPr>
                <w:rtl w:val="0"/>
              </w:rPr>
              <w:t xml:space="preserve">Bước 2: Nhập tin nhắn câu hỏi cần thử nghiệm</w:t>
            </w:r>
          </w:p>
          <w:p w:rsidR="00000000" w:rsidDel="00000000" w:rsidP="00000000" w:rsidRDefault="00000000" w:rsidRPr="00000000" w14:paraId="00000654">
            <w:pPr>
              <w:spacing w:before="80" w:lineRule="auto"/>
              <w:ind w:left="40" w:firstLine="0"/>
              <w:rPr/>
            </w:pPr>
            <w:r w:rsidDel="00000000" w:rsidR="00000000" w:rsidRPr="00000000">
              <w:rPr>
                <w:rtl w:val="0"/>
              </w:rPr>
              <w:t xml:space="preserve">Bước 3: Nhấn nút gửi đi</w:t>
            </w:r>
          </w:p>
          <w:p w:rsidR="00000000" w:rsidDel="00000000" w:rsidP="00000000" w:rsidRDefault="00000000" w:rsidRPr="00000000" w14:paraId="00000655">
            <w:pPr>
              <w:spacing w:before="80" w:lineRule="auto"/>
              <w:ind w:left="40" w:firstLine="0"/>
              <w:rPr/>
            </w:pPr>
            <w:r w:rsidDel="00000000" w:rsidR="00000000" w:rsidRPr="00000000">
              <w:rPr>
                <w:rtl w:val="0"/>
              </w:rPr>
              <w:t xml:space="preserve">Bước 4: Nhấn “</w:t>
            </w:r>
            <w:r w:rsidDel="00000000" w:rsidR="00000000" w:rsidRPr="00000000">
              <w:rPr>
                <w:b w:val="1"/>
                <w:bCs w:val="1"/>
                <w:rtl w:val="0"/>
              </w:rPr>
              <w:t xml:space="preserve">Hoàn thành</w:t>
            </w:r>
            <w:r w:rsidDel="00000000" w:rsidR="00000000" w:rsidRPr="00000000">
              <w:rPr>
                <w:rtl w:val="0"/>
              </w:rPr>
              <w:t xml:space="preserve">” khi đã xong nhu cầu thử nghiệm để được trở về giao diện </w:t>
            </w:r>
            <w:r w:rsidDel="00000000" w:rsidR="00000000" w:rsidRPr="00000000">
              <w:rPr>
                <w:b w:val="1"/>
                <w:bCs w:val="1"/>
                <w:rtl w:val="0"/>
              </w:rPr>
              <w:t xml:space="preserve">Quản lý A</w:t>
            </w:r>
            <w:r w:rsidDel="00000000" w:rsidR="00000000" w:rsidRPr="00000000">
              <w:rPr>
                <w:rtl w:val="0"/>
              </w:rPr>
              <w:t xml:space="preserve">I. Nhấn “</w:t>
            </w:r>
            <w:r w:rsidDel="00000000" w:rsidR="00000000" w:rsidRPr="00000000">
              <w:rPr>
                <w:b w:val="1"/>
                <w:bCs w:val="1"/>
                <w:rtl w:val="0"/>
              </w:rPr>
              <w:t xml:space="preserve">Quay lại chỉnh sửa</w:t>
            </w:r>
            <w:r w:rsidDel="00000000" w:rsidR="00000000" w:rsidRPr="00000000">
              <w:rPr>
                <w:rtl w:val="0"/>
              </w:rPr>
              <w:t xml:space="preserve">” để được chuyển đến giao diện </w:t>
            </w:r>
            <w:r w:rsidDel="00000000" w:rsidR="00000000" w:rsidRPr="00000000">
              <w:rPr>
                <w:b w:val="1"/>
                <w:bCs w:val="1"/>
                <w:rtl w:val="0"/>
              </w:rPr>
              <w:t xml:space="preserve">Thiết lập AI</w:t>
            </w:r>
            <w:r w:rsidDel="00000000" w:rsidR="00000000" w:rsidRPr="00000000">
              <w:rPr>
                <w:rtl w:val="0"/>
              </w:rPr>
              <w:t xml:space="preserve"> để chỉnh sửa lại thiết lập AI</w:t>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56">
            <w:pPr>
              <w:spacing w:before="80" w:lineRule="auto"/>
              <w:ind w:left="40" w:firstLine="0"/>
              <w:rPr/>
            </w:pPr>
            <w:r w:rsidDel="00000000" w:rsidR="00000000" w:rsidRPr="00000000">
              <w:rPr>
                <w:b w:val="1"/>
                <w:bCs w:val="1"/>
                <w:rtl w:val="0"/>
              </w:rPr>
              <w:t xml:space="preserve">Kết quả</w:t>
            </w:r>
            <w:r w:rsidDel="00000000" w:rsidR="00000000" w:rsidRPr="00000000">
              <w:rP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657">
            <w:pPr>
              <w:spacing w:before="80" w:lineRule="auto"/>
              <w:ind w:left="40" w:firstLine="0"/>
              <w:rPr/>
            </w:pPr>
            <w:r w:rsidDel="00000000" w:rsidR="00000000" w:rsidRPr="00000000">
              <w:rPr>
                <w:rtl w:val="0"/>
              </w:rPr>
              <w:t xml:space="preserve">Người dùng được chuyển tới màn giao diện </w:t>
            </w:r>
            <w:r w:rsidDel="00000000" w:rsidR="00000000" w:rsidRPr="00000000">
              <w:rPr>
                <w:b w:val="1"/>
                <w:bCs w:val="1"/>
                <w:rtl w:val="0"/>
              </w:rPr>
              <w:t xml:space="preserve">Thử nghiệm</w:t>
            </w:r>
            <w:r w:rsidDel="00000000" w:rsidR="00000000" w:rsidRPr="00000000">
              <w:rPr>
                <w:rtl w:val="0"/>
              </w:rPr>
              <w:t xml:space="preserve">, thử nghiệm khả năng phản hồi của AI theo thiết lập thành công.</w:t>
            </w:r>
          </w:p>
        </w:tc>
      </w:tr>
    </w:tbl>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3"/>
        <w:rPr/>
      </w:pPr>
      <w:bookmarkStart w:colFirst="0" w:colLast="0" w:name="_hkpg0jvlim9g" w:id="37"/>
      <w:bookmarkEnd w:id="37"/>
      <w:r w:rsidDel="00000000" w:rsidR="00000000" w:rsidRPr="00000000">
        <w:rPr>
          <w:rtl w:val="0"/>
        </w:rPr>
        <w:t xml:space="preserve">5.2 Wireframe</w:t>
      </w:r>
    </w:p>
    <w:p w:rsidR="00000000" w:rsidDel="00000000" w:rsidP="00000000" w:rsidRDefault="00000000" w:rsidRPr="00000000" w14:paraId="0000065A">
      <w:pPr>
        <w:rPr/>
      </w:pPr>
      <w:r w:rsidDel="00000000" w:rsidR="00000000" w:rsidRPr="00000000">
        <w:rPr/>
        <w:drawing>
          <wp:inline distB="114300" distT="114300" distL="114300" distR="114300">
            <wp:extent cx="5731200" cy="3873500"/>
            <wp:effectExtent b="0" l="0" r="0" t="0"/>
            <wp:docPr id="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pStyle w:val="Heading3"/>
        <w:rPr/>
      </w:pPr>
      <w:bookmarkStart w:colFirst="0" w:colLast="0" w:name="_zf3z9p8qysd4" w:id="38"/>
      <w:bookmarkEnd w:id="38"/>
      <w:r w:rsidDel="00000000" w:rsidR="00000000" w:rsidRPr="00000000">
        <w:rPr>
          <w:rtl w:val="0"/>
        </w:rPr>
        <w:t xml:space="preserve">5.3 Mô tả trường dữ liệu:</w:t>
      </w:r>
    </w:p>
    <w:tbl>
      <w:tblPr>
        <w:tblStyle w:val="Table2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3.531231918694"/>
        <w:gridCol w:w="2167.468491358708"/>
        <w:gridCol w:w="4964.5120877462205"/>
        <w:tblGridChange w:id="0">
          <w:tblGrid>
            <w:gridCol w:w="1893.531231918694"/>
            <w:gridCol w:w="2167.468491358708"/>
            <w:gridCol w:w="4964.51208774622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D">
            <w:pPr>
              <w:jc w:val="center"/>
              <w:rPr/>
            </w:pPr>
            <w:r w:rsidDel="00000000" w:rsidR="00000000" w:rsidRPr="00000000">
              <w:rPr>
                <w:b w:val="1"/>
                <w:bCs w:val="1"/>
                <w:rtl w:val="0"/>
              </w:rPr>
              <w:t xml:space="preserve">Trường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E">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F">
            <w:pPr>
              <w:jc w:val="center"/>
              <w:rPr/>
            </w:pPr>
            <w:r w:rsidDel="00000000" w:rsidR="00000000" w:rsidRPr="00000000">
              <w:rPr>
                <w:b w:val="1"/>
                <w:bCs w:val="1"/>
                <w:rtl w:val="0"/>
              </w:rPr>
              <w:t xml:space="preserve">Ràng buộc/Quy tắc</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b w:val="1"/>
                <w:bCs w:val="1"/>
                <w:rtl w:val="0"/>
              </w:rPr>
              <w:t xml:space="preserve">Khung hội thoại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Hiển thị luồng hội thoại giữa người dùng và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 Nội dung được sinh tự động từ AI hoặc người dùng nhập</w:t>
            </w:r>
          </w:p>
          <w:p w:rsidR="00000000" w:rsidDel="00000000" w:rsidP="00000000" w:rsidRDefault="00000000" w:rsidRPr="00000000" w14:paraId="00000663">
            <w:pPr>
              <w:rPr/>
            </w:pPr>
            <w:r w:rsidDel="00000000" w:rsidR="00000000" w:rsidRPr="00000000">
              <w:rPr>
                <w:rtl w:val="0"/>
              </w:rPr>
              <w:t xml:space="preserve">- Không cho phép chỉnh sửa trực tiếp nội dung đã gửi</w:t>
            </w:r>
          </w:p>
          <w:p w:rsidR="00000000" w:rsidDel="00000000" w:rsidP="00000000" w:rsidRDefault="00000000" w:rsidRPr="00000000" w14:paraId="00000664">
            <w:pPr>
              <w:rPr/>
            </w:pPr>
            <w:r w:rsidDel="00000000" w:rsidR="00000000" w:rsidRPr="00000000">
              <w:rPr>
                <w:rtl w:val="0"/>
              </w:rPr>
              <w:t xml:space="preserve">- Tin nhắn hiển thị theo thời gian thực</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5">
            <w:pPr>
              <w:rPr>
                <w:b w:val="1"/>
                <w:bCs w:val="1"/>
              </w:rPr>
            </w:pPr>
            <w:r w:rsidDel="00000000" w:rsidR="00000000" w:rsidRPr="00000000">
              <w:rPr>
                <w:b w:val="1"/>
                <w:bCs w:val="1"/>
                <w:rtl w:val="0"/>
              </w:rPr>
              <w:t xml:space="preserve">Tên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Hiển thị tên AI được chọn để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 Hiển thị tên được người dùng đặt trong phần thiết lập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b w:val="1"/>
                <w:bCs w:val="1"/>
                <w:rtl w:val="0"/>
              </w:rPr>
              <w:t xml:space="preserve">Ô nhập nội dung trò chuyện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Người dùng nhập câu hỏi hoặc tin nhắn để gửi cho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 Không được để trống khi bấm gửi</w:t>
            </w:r>
          </w:p>
          <w:p w:rsidR="00000000" w:rsidDel="00000000" w:rsidP="00000000" w:rsidRDefault="00000000" w:rsidRPr="00000000" w14:paraId="0000066B">
            <w:pPr>
              <w:rPr/>
            </w:pPr>
            <w:r w:rsidDel="00000000" w:rsidR="00000000" w:rsidRPr="00000000">
              <w:rPr>
                <w:rtl w:val="0"/>
              </w:rPr>
              <w:t xml:space="preserve">- Không cho phép gửi tin chứa mã độc, script HTML/JS</w:t>
            </w:r>
          </w:p>
          <w:p w:rsidR="00000000" w:rsidDel="00000000" w:rsidP="00000000" w:rsidRDefault="00000000" w:rsidRPr="00000000" w14:paraId="0000066C">
            <w:pPr>
              <w:rPr/>
            </w:pPr>
            <w:r w:rsidDel="00000000" w:rsidR="00000000" w:rsidRPr="00000000">
              <w:rPr>
                <w:rtl w:val="0"/>
              </w:rPr>
              <w:t xml:space="preserve">- Tối đa 2000 ký tự</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b w:val="1"/>
                <w:bCs w:val="1"/>
                <w:rtl w:val="0"/>
              </w:rPr>
              <w:t xml:space="preserve">Nút gửi tin nhắn (mũi tên cam)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Gửi nội dung trong ô nhập cho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 Chỉ khả dụng khi ô nhập có dữ liệu hợp lệ</w:t>
            </w:r>
          </w:p>
          <w:p w:rsidR="00000000" w:rsidDel="00000000" w:rsidP="00000000" w:rsidRDefault="00000000" w:rsidRPr="00000000" w14:paraId="00000670">
            <w:pPr>
              <w:rPr/>
            </w:pPr>
            <w:r w:rsidDel="00000000" w:rsidR="00000000" w:rsidRPr="00000000">
              <w:rPr>
                <w:rtl w:val="0"/>
              </w:rPr>
              <w:t xml:space="preserve">- Gửi thành công thì xóa nội dung trong ô nhập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b w:val="1"/>
                <w:bCs w:val="1"/>
                <w:rtl w:val="0"/>
              </w:rPr>
              <w:t xml:space="preserve">Nút làm mới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Làm mới hoặc reset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 Sau khi làm mới, toàn bộ nội dung chat cũ sẽ bị xóa khỏi khung hội thoại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b w:val="1"/>
                <w:bCs w:val="1"/>
                <w:rtl w:val="0"/>
              </w:rPr>
              <w:t xml:space="preserve">Nút "Quay lại chỉnh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Quay về màn hình thiết lập AI để sửa cấu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 Luôn khả dụng </w:t>
            </w:r>
          </w:p>
          <w:p w:rsidR="00000000" w:rsidDel="00000000" w:rsidP="00000000" w:rsidRDefault="00000000" w:rsidRPr="00000000" w14:paraId="00000677">
            <w:pPr>
              <w:rPr/>
            </w:pPr>
            <w:r w:rsidDel="00000000" w:rsidR="00000000" w:rsidRPr="00000000">
              <w:rPr>
                <w:rtl w:val="0"/>
              </w:rPr>
              <w:t xml:space="preserve">- Không ảnh hưởng đến dữ liệu hội thoại đang thử nghiệm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b w:val="1"/>
                <w:bCs w:val="1"/>
                <w:rtl w:val="0"/>
              </w:rPr>
              <w:t xml:space="preserve">Nút "Hoàn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Xác nhận kết thúc thử nghiệm.</w:t>
            </w:r>
          </w:p>
          <w:p w:rsidR="00000000" w:rsidDel="00000000" w:rsidP="00000000" w:rsidRDefault="00000000" w:rsidRPr="00000000" w14:paraId="0000067A">
            <w:pPr>
              <w:rPr/>
            </w:pPr>
            <w:r w:rsidDel="00000000" w:rsidR="00000000" w:rsidRPr="00000000">
              <w:rPr>
                <w:rtl w:val="0"/>
              </w:rPr>
              <w:t xml:space="preserve">Quay về giao diện Quản lý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 Luôn khả dụng ngay cả khi người dùng không thử nghiệm cuộc hội thoại nào</w:t>
            </w:r>
          </w:p>
        </w:tc>
      </w:tr>
    </w:tbl>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b w:val="1"/>
          <w:bCs w:val="1"/>
          <w:u w:val="single"/>
        </w:rPr>
      </w:pPr>
      <w:r w:rsidDel="00000000" w:rsidR="00000000" w:rsidRPr="00000000">
        <w:rPr>
          <w:b w:val="1"/>
          <w:bCs w:val="1"/>
          <w:u w:val="single"/>
          <w:rtl w:val="0"/>
        </w:rPr>
        <w:t xml:space="preserve">Ràng buộc hệ thống:</w:t>
      </w:r>
    </w:p>
    <w:p w:rsidR="00000000" w:rsidDel="00000000" w:rsidP="00000000" w:rsidRDefault="00000000" w:rsidRPr="00000000" w14:paraId="0000067E">
      <w:pPr>
        <w:numPr>
          <w:ilvl w:val="0"/>
          <w:numId w:val="3"/>
        </w:numPr>
        <w:ind w:left="720" w:hanging="360"/>
      </w:pPr>
      <w:r w:rsidDel="00000000" w:rsidR="00000000" w:rsidRPr="00000000">
        <w:rPr>
          <w:rtl w:val="0"/>
        </w:rPr>
        <w:t xml:space="preserve">Người dùng không thể chỉnh sửa tin nhắn đã gửi.</w:t>
      </w:r>
    </w:p>
    <w:p w:rsidR="00000000" w:rsidDel="00000000" w:rsidP="00000000" w:rsidRDefault="00000000" w:rsidRPr="00000000" w14:paraId="0000067F">
      <w:pPr>
        <w:numPr>
          <w:ilvl w:val="0"/>
          <w:numId w:val="3"/>
        </w:numPr>
        <w:ind w:left="720" w:hanging="360"/>
      </w:pPr>
      <w:r w:rsidDel="00000000" w:rsidR="00000000" w:rsidRPr="00000000">
        <w:rPr>
          <w:rtl w:val="0"/>
        </w:rPr>
        <w:t xml:space="preserve">AI chỉ trả lời dựa trên prompt và kho dữ liệu đã thiết lập trước đó.</w:t>
      </w:r>
    </w:p>
    <w:p w:rsidR="00000000" w:rsidDel="00000000" w:rsidP="00000000" w:rsidRDefault="00000000" w:rsidRPr="00000000" w14:paraId="00000680">
      <w:pPr>
        <w:numPr>
          <w:ilvl w:val="0"/>
          <w:numId w:val="3"/>
        </w:numPr>
        <w:ind w:left="720" w:hanging="360"/>
      </w:pPr>
      <w:r w:rsidDel="00000000" w:rsidR="00000000" w:rsidRPr="00000000">
        <w:rPr>
          <w:rtl w:val="0"/>
        </w:rPr>
        <w:t xml:space="preserve">Nếu AI không tìm thấy dữ liệu → trả lời theo fallback mặc định hoặc từ chối trả lời nếu đã cài đặt từ chối trả lời. </w:t>
      </w:r>
    </w:p>
    <w:p w:rsidR="00000000" w:rsidDel="00000000" w:rsidP="00000000" w:rsidRDefault="00000000" w:rsidRPr="00000000" w14:paraId="00000681">
      <w:pPr>
        <w:numPr>
          <w:ilvl w:val="0"/>
          <w:numId w:val="3"/>
        </w:numPr>
        <w:ind w:left="720" w:hanging="360"/>
        <w:rPr>
          <w:u w:val="none"/>
        </w:rPr>
      </w:pPr>
      <w:r w:rsidDel="00000000" w:rsidR="00000000" w:rsidRPr="00000000">
        <w:rPr>
          <w:rtl w:val="0"/>
        </w:rPr>
        <w:t xml:space="preserve">Cuộc hội thoại với AI là cuộc hội thoại giả lập, không trực tiếp lưu hay ảnh hưởng tới tính năng Conversation hay màn hội thoại thực tế trên nền tảng (Zalo, telegram, v…)</w:t>
      </w:r>
    </w:p>
    <w:p w:rsidR="00000000" w:rsidDel="00000000" w:rsidP="00000000" w:rsidRDefault="00000000" w:rsidRPr="00000000" w14:paraId="00000682">
      <w:pPr>
        <w:numPr>
          <w:ilvl w:val="0"/>
          <w:numId w:val="3"/>
        </w:numPr>
        <w:ind w:left="720" w:hanging="360"/>
        <w:rPr>
          <w:u w:val="none"/>
        </w:rPr>
      </w:pPr>
      <w:r w:rsidDel="00000000" w:rsidR="00000000" w:rsidRPr="00000000">
        <w:rPr>
          <w:rtl w:val="0"/>
        </w:rPr>
        <w:t xml:space="preserve">Trạng thái cuộc hội thoại giả lập thử nghiệm AI:</w:t>
      </w:r>
      <w:r w:rsidDel="00000000" w:rsidR="00000000" w:rsidRPr="00000000">
        <w:rPr>
          <w:rtl w:val="0"/>
        </w:rPr>
      </w:r>
    </w:p>
    <w:tbl>
      <w:tblPr>
        <w:tblStyle w:val="Table2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5"/>
        <w:gridCol w:w="1455"/>
        <w:gridCol w:w="1596.0000000000005"/>
        <w:gridCol w:w="5334"/>
        <w:tblGridChange w:id="0">
          <w:tblGrid>
            <w:gridCol w:w="645"/>
            <w:gridCol w:w="1455"/>
            <w:gridCol w:w="1596.0000000000005"/>
            <w:gridCol w:w="533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4">
            <w:pPr>
              <w:jc w:val="center"/>
              <w:rPr/>
            </w:pPr>
            <w:r w:rsidDel="00000000" w:rsidR="00000000" w:rsidRPr="00000000">
              <w:rPr>
                <w:b w:val="1"/>
                <w:bCs w:val="1"/>
                <w:rtl w:val="0"/>
              </w:rPr>
              <w:t xml:space="preserve">Từ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jc w:val="center"/>
              <w:rPr/>
            </w:pPr>
            <w:r w:rsidDel="00000000" w:rsidR="00000000" w:rsidRPr="00000000">
              <w:rPr>
                <w:b w:val="1"/>
                <w:bCs w:val="1"/>
                <w:rtl w:val="0"/>
              </w:rPr>
              <w:t xml:space="preserve">Sang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jc w:val="center"/>
              <w:rPr/>
            </w:pPr>
            <w:r w:rsidDel="00000000" w:rsidR="00000000" w:rsidRPr="00000000">
              <w:rPr>
                <w:b w:val="1"/>
                <w:bCs w:val="1"/>
                <w:rtl w:val="0"/>
              </w:rPr>
              <w:t xml:space="preserve">Điều kiện kích hoạt/Hành vi</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User gửi tin nhắn câu hỏi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Đang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AI đang phản hồi.</w:t>
            </w:r>
          </w:p>
          <w:p w:rsidR="00000000" w:rsidDel="00000000" w:rsidP="00000000" w:rsidRDefault="00000000" w:rsidRPr="00000000" w14:paraId="0000068F">
            <w:pPr>
              <w:rPr/>
            </w:pPr>
            <w:r w:rsidDel="00000000" w:rsidR="00000000" w:rsidRPr="00000000">
              <w:rPr>
                <w:rtl w:val="0"/>
              </w:rPr>
              <w:t xml:space="preserve">User đang tiếp tục gửi tin nhắn thử nghiệm AI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Đang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Đóng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rPr>
                <w:b w:val="1"/>
                <w:bCs w:val="1"/>
              </w:rPr>
            </w:pPr>
            <w:r w:rsidDel="00000000" w:rsidR="00000000" w:rsidRPr="00000000">
              <w:rPr>
                <w:rtl w:val="0"/>
              </w:rPr>
              <w:t xml:space="preserve">User nhấn “Hoàn thành” hoặc thoát khỏi giao diện </w:t>
            </w:r>
            <w:r w:rsidDel="00000000" w:rsidR="00000000" w:rsidRPr="00000000">
              <w:rPr>
                <w:b w:val="1"/>
                <w:bCs w:val="1"/>
                <w:rtl w:val="0"/>
              </w:rPr>
              <w:t xml:space="preserve">Thử nghiệm AI</w:t>
            </w:r>
          </w:p>
        </w:tc>
      </w:tr>
    </w:tbl>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pStyle w:val="Heading2"/>
        <w:rPr/>
      </w:pPr>
      <w:bookmarkStart w:colFirst="0" w:colLast="0" w:name="_jomemwooeaik" w:id="39"/>
      <w:bookmarkEnd w:id="39"/>
      <w:r w:rsidDel="00000000" w:rsidR="00000000" w:rsidRPr="00000000">
        <w:rPr>
          <w:rtl w:val="0"/>
        </w:rPr>
        <w:t xml:space="preserve">6. Yêu cầu setting đặc biệt của AI</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tbl>
      <w:tblPr>
        <w:tblStyle w:val="Table2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60"/>
        <w:gridCol w:w="3405"/>
        <w:gridCol w:w="3285"/>
        <w:tblGridChange w:id="0">
          <w:tblGrid>
            <w:gridCol w:w="780"/>
            <w:gridCol w:w="1560"/>
            <w:gridCol w:w="3405"/>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of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Trí nhớ của AI trong cuộc hội thoại.</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đọc lịch sử cuộc hội thoại giữa AI với khách hàng để lấy thêm dữ liệu và hiểu hành vi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cho phép AI đọc lịch sử tại cuộc hội thoại với chính khách hàng đó, lấy conversation history như memory để trao đổi với khách hàng.</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cho phép lấy conversation history của cuộc hội thoại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được phép tích hợp vào hệ thống phải là model AI của những nhà cung cấp AI uy tín.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 hết việc kết nối với những model AI do những bên cung cấp AI không uy tín, AI độc, AI chuyên đi thu lượm thông tin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Giai đoạn đầu có thể chỉ cho phép kết nối tới 10 công ty:</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A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OpenAI</w:t>
            </w:r>
          </w:p>
          <w:p w:rsidR="00000000" w:rsidDel="00000000" w:rsidP="00000000" w:rsidRDefault="00000000" w:rsidRPr="00000000" w14:paraId="000006A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Google (DeepMind / Google AI / Google Cloud AI)</w:t>
            </w:r>
          </w:p>
          <w:p w:rsidR="00000000" w:rsidDel="00000000" w:rsidP="00000000" w:rsidRDefault="00000000" w:rsidRPr="00000000" w14:paraId="000006A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Microsoft (Azure AI, Microsoft Research)</w:t>
            </w:r>
          </w:p>
          <w:p w:rsidR="00000000" w:rsidDel="00000000" w:rsidP="00000000" w:rsidRDefault="00000000" w:rsidRPr="00000000" w14:paraId="000006A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Amazon Web Services (AWS AI / Amazon SageMaker)</w:t>
            </w:r>
          </w:p>
          <w:p w:rsidR="00000000" w:rsidDel="00000000" w:rsidP="00000000" w:rsidRDefault="00000000" w:rsidRPr="00000000" w14:paraId="000006A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IBM (Watson, IBM Research)</w:t>
            </w:r>
          </w:p>
          <w:p w:rsidR="00000000" w:rsidDel="00000000" w:rsidP="00000000" w:rsidRDefault="00000000" w:rsidRPr="00000000" w14:paraId="000006B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NVIDIA</w:t>
            </w:r>
          </w:p>
          <w:p w:rsidR="00000000" w:rsidDel="00000000" w:rsidP="00000000" w:rsidRDefault="00000000" w:rsidRPr="00000000" w14:paraId="000006B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Anthropic</w:t>
            </w:r>
          </w:p>
          <w:p w:rsidR="00000000" w:rsidDel="00000000" w:rsidP="00000000" w:rsidRDefault="00000000" w:rsidRPr="00000000" w14:paraId="000006B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Databricks</w:t>
            </w:r>
          </w:p>
          <w:p w:rsidR="00000000" w:rsidDel="00000000" w:rsidP="00000000" w:rsidRDefault="00000000" w:rsidRPr="00000000" w14:paraId="000006B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33">
              <w:r w:rsidDel="00000000" w:rsidR="00000000" w:rsidRPr="00000000">
                <w:rPr>
                  <w:color w:val="1155cc"/>
                  <w:u w:val="single"/>
                  <w:rtl w:val="0"/>
                </w:rPr>
                <w:t xml:space="preserve">C3.ai</w:t>
              </w:r>
            </w:hyperlink>
            <w:r w:rsidDel="00000000" w:rsidR="00000000" w:rsidRPr="00000000">
              <w:rPr>
                <w:rtl w:val="0"/>
              </w:rPr>
            </w:r>
          </w:p>
          <w:p w:rsidR="00000000" w:rsidDel="00000000" w:rsidP="00000000" w:rsidRDefault="00000000" w:rsidRPr="00000000" w14:paraId="000006B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Palantir</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Đối với các model của các nhà cung cấp, chỉ cho kết nối tới model còn khả dụng do nhà cung cấp cung cấp. (VD: modek cũ đã bị loại bỏ không thể kết nối vào)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 được doanh nghiệp khách hàng build up lên hoặc mua từ bên ngoài.</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 đợi: Khi tích hợp vào hệ thống có thể đánh giá được độ an toàn của AI hoặc ngăn không cho AI lấy những thông tin mật. =&gt; Tăng yếu tố bảo mật cho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Giai đoạn đầu có thể chưa cần phát triển AI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Kiến thức của AI.</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AI tìm kiếm nguồn kiến thức từ bên ngoài, nhưng chỉ được phép dựa theo các nguồn tin tức chính quy, không cho phép nhai lại kiến thức tự dựng hoặc sử dụng các thông tin không được xác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AI không tìm thấy thông tin hay kiến thức phù hợp có thể từ chối hoặc thú nhận với khách hàng rằng chưa đủ thông tin để phản hồi.</w:t>
            </w:r>
          </w:p>
        </w:tc>
      </w:tr>
    </w:tbl>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2"/>
        <w:rPr/>
      </w:pPr>
      <w:bookmarkStart w:colFirst="0" w:colLast="0" w:name="_1k1cx4lyrmzv" w:id="40"/>
      <w:bookmarkEnd w:id="40"/>
      <w:r w:rsidDel="00000000" w:rsidR="00000000" w:rsidRPr="00000000">
        <w:rPr>
          <w:rtl w:val="0"/>
        </w:rPr>
        <w:t xml:space="preserve">7. Flow ngoại lệ - </w:t>
      </w:r>
    </w:p>
    <w:p w:rsidR="00000000" w:rsidDel="00000000" w:rsidP="00000000" w:rsidRDefault="00000000" w:rsidRPr="00000000" w14:paraId="000006C5">
      <w:pPr>
        <w:pStyle w:val="Heading3"/>
        <w:rPr/>
      </w:pPr>
      <w:bookmarkStart w:colFirst="0" w:colLast="0" w:name="_gmtuqc21zhdt" w:id="41"/>
      <w:bookmarkEnd w:id="41"/>
      <w:r w:rsidDel="00000000" w:rsidR="00000000" w:rsidRPr="00000000">
        <w:rPr>
          <w:rtl w:val="0"/>
        </w:rPr>
        <w:t xml:space="preserve">7.1 Người dùng đột ngột xuất hiện trong khi kịch bản tự động hóa đang được vận hành </w:t>
      </w:r>
    </w:p>
    <w:p w:rsidR="00000000" w:rsidDel="00000000" w:rsidP="00000000" w:rsidRDefault="00000000" w:rsidRPr="00000000" w14:paraId="000006C6">
      <w:pPr>
        <w:spacing w:after="240" w:before="240" w:lineRule="auto"/>
        <w:rPr/>
      </w:pPr>
      <w:r w:rsidDel="00000000" w:rsidR="00000000" w:rsidRPr="00000000">
        <w:rPr>
          <w:rtl w:val="0"/>
        </w:rPr>
        <w:t xml:space="preserve">Mô tả luồng xử lý ngoại lệ trong trường hợp </w:t>
      </w:r>
      <w:r w:rsidDel="00000000" w:rsidR="00000000" w:rsidRPr="00000000">
        <w:rPr>
          <w:b w:val="1"/>
          <w:bCs w:val="1"/>
          <w:rtl w:val="0"/>
        </w:rPr>
        <w:t xml:space="preserve">AI chủ động từ chối trả lời</w:t>
      </w:r>
      <w:r w:rsidDel="00000000" w:rsidR="00000000" w:rsidRPr="00000000">
        <w:rPr>
          <w:rtl w:val="0"/>
        </w:rPr>
        <w:t xml:space="preserve"> theo các điều kiện đã được cấu hình trước, </w:t>
      </w:r>
      <w:r w:rsidDel="00000000" w:rsidR="00000000" w:rsidRPr="00000000">
        <w:rPr>
          <w:b w:val="1"/>
          <w:bCs w:val="1"/>
          <w:rtl w:val="0"/>
        </w:rPr>
        <w:t xml:space="preserve">đồng thời người dùng (CS / Agent) can thiệp trực tiếp vào cuộc hội thoại</w:t>
      </w:r>
      <w:r w:rsidDel="00000000" w:rsidR="00000000" w:rsidRPr="00000000">
        <w:rPr>
          <w:rtl w:val="0"/>
        </w:rPr>
        <w:t xml:space="preserve"> khi kịch bản tự động hóa đang vận hành.</w:t>
      </w:r>
    </w:p>
    <w:p w:rsidR="00000000" w:rsidDel="00000000" w:rsidP="00000000" w:rsidRDefault="00000000" w:rsidRPr="00000000" w14:paraId="000006C7">
      <w:pPr>
        <w:spacing w:after="240" w:before="240" w:lineRule="auto"/>
        <w:rPr/>
      </w:pPr>
      <w:r w:rsidDel="00000000" w:rsidR="00000000" w:rsidRPr="00000000">
        <w:rPr>
          <w:rtl w:val="0"/>
        </w:rPr>
        <w:t xml:space="preserve">Luồng này nhằm đảm bảo:</w:t>
      </w:r>
    </w:p>
    <w:p w:rsidR="00000000" w:rsidDel="00000000" w:rsidP="00000000" w:rsidRDefault="00000000" w:rsidRPr="00000000" w14:paraId="000006C8">
      <w:pPr>
        <w:numPr>
          <w:ilvl w:val="0"/>
          <w:numId w:val="16"/>
        </w:numPr>
        <w:spacing w:after="0" w:afterAutospacing="0" w:before="240" w:lineRule="auto"/>
        <w:ind w:left="720" w:hanging="360"/>
      </w:pPr>
      <w:r w:rsidDel="00000000" w:rsidR="00000000" w:rsidRPr="00000000">
        <w:rPr>
          <w:rtl w:val="0"/>
        </w:rPr>
        <w:t xml:space="preserve">Tránh xung đột giữa AI và người dùng</w:t>
      </w:r>
    </w:p>
    <w:p w:rsidR="00000000" w:rsidDel="00000000" w:rsidP="00000000" w:rsidRDefault="00000000" w:rsidRPr="00000000" w14:paraId="000006C9">
      <w:pPr>
        <w:numPr>
          <w:ilvl w:val="0"/>
          <w:numId w:val="16"/>
        </w:numPr>
        <w:spacing w:after="0" w:afterAutospacing="0" w:before="0" w:beforeAutospacing="0" w:lineRule="auto"/>
        <w:ind w:left="720" w:hanging="360"/>
      </w:pPr>
      <w:r w:rsidDel="00000000" w:rsidR="00000000" w:rsidRPr="00000000">
        <w:rPr>
          <w:rtl w:val="0"/>
        </w:rPr>
        <w:t xml:space="preserve">Đảm bảo trải nghiệm hội thoại liền mạch cho khách hàng</w:t>
      </w:r>
    </w:p>
    <w:p w:rsidR="00000000" w:rsidDel="00000000" w:rsidP="00000000" w:rsidRDefault="00000000" w:rsidRPr="00000000" w14:paraId="000006CA">
      <w:pPr>
        <w:numPr>
          <w:ilvl w:val="0"/>
          <w:numId w:val="16"/>
        </w:numPr>
        <w:spacing w:after="0" w:afterAutospacing="0" w:before="0" w:beforeAutospacing="0" w:lineRule="auto"/>
        <w:ind w:left="720" w:hanging="360"/>
      </w:pPr>
      <w:r w:rsidDel="00000000" w:rsidR="00000000" w:rsidRPr="00000000">
        <w:rPr>
          <w:rtl w:val="0"/>
        </w:rPr>
        <w:t xml:space="preserve">Đảm bảo quyền ưu tiên của con người cao hơn AI</w:t>
      </w:r>
    </w:p>
    <w:p w:rsidR="00000000" w:rsidDel="00000000" w:rsidP="00000000" w:rsidRDefault="00000000" w:rsidRPr="00000000" w14:paraId="000006CB">
      <w:pPr>
        <w:numPr>
          <w:ilvl w:val="0"/>
          <w:numId w:val="16"/>
        </w:numPr>
        <w:spacing w:after="240" w:before="0" w:beforeAutospacing="0" w:lineRule="auto"/>
        <w:ind w:left="720" w:hanging="360"/>
      </w:pPr>
      <w:r w:rsidDel="00000000" w:rsidR="00000000" w:rsidRPr="00000000">
        <w:rPr>
          <w:rtl w:val="0"/>
        </w:rPr>
        <w:t xml:space="preserve">Đảm bảo khả năng audit, tracking và khôi phục trạng thái kịch bản</w:t>
        <w:br w:type="textWrapping"/>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after="80" w:lineRule="auto"/>
        <w:rPr/>
      </w:pPr>
      <w:bookmarkStart w:colFirst="0" w:colLast="0" w:name="_hogbdo6z3edz" w:id="42"/>
      <w:bookmarkEnd w:id="42"/>
      <w:r w:rsidDel="00000000" w:rsidR="00000000" w:rsidRPr="00000000">
        <w:rPr>
          <w:rtl w:val="0"/>
        </w:rPr>
        <w:t xml:space="preserve">7.2 Phạm vi áp dụng</w:t>
      </w:r>
    </w:p>
    <w:p w:rsidR="00000000" w:rsidDel="00000000" w:rsidP="00000000" w:rsidRDefault="00000000" w:rsidRPr="00000000" w14:paraId="000006CE">
      <w:pPr>
        <w:spacing w:after="240" w:before="240" w:lineRule="auto"/>
        <w:rPr/>
      </w:pPr>
      <w:r w:rsidDel="00000000" w:rsidR="00000000" w:rsidRPr="00000000">
        <w:rPr>
          <w:rtl w:val="0"/>
        </w:rPr>
        <w:t xml:space="preserve">Luồng ngoại lệ này áp dụng cho:</w:t>
      </w:r>
    </w:p>
    <w:p w:rsidR="00000000" w:rsidDel="00000000" w:rsidP="00000000" w:rsidRDefault="00000000" w:rsidRPr="00000000" w14:paraId="000006CF">
      <w:pPr>
        <w:numPr>
          <w:ilvl w:val="0"/>
          <w:numId w:val="11"/>
        </w:numPr>
        <w:spacing w:after="0" w:afterAutospacing="0" w:before="240" w:lineRule="auto"/>
        <w:ind w:left="720" w:hanging="360"/>
      </w:pPr>
      <w:r w:rsidDel="00000000" w:rsidR="00000000" w:rsidRPr="00000000">
        <w:rPr>
          <w:rtl w:val="0"/>
        </w:rPr>
        <w:t xml:space="preserve">Gapone Conversation</w:t>
      </w:r>
    </w:p>
    <w:p w:rsidR="00000000" w:rsidDel="00000000" w:rsidP="00000000" w:rsidRDefault="00000000" w:rsidRPr="00000000" w14:paraId="000006D0">
      <w:pPr>
        <w:numPr>
          <w:ilvl w:val="0"/>
          <w:numId w:val="11"/>
        </w:numPr>
        <w:spacing w:after="0" w:afterAutospacing="0" w:before="0" w:beforeAutospacing="0" w:lineRule="auto"/>
        <w:ind w:left="720" w:hanging="360"/>
      </w:pPr>
      <w:r w:rsidDel="00000000" w:rsidR="00000000" w:rsidRPr="00000000">
        <w:rPr>
          <w:rtl w:val="0"/>
        </w:rPr>
        <w:t xml:space="preserve">Các cuộc hội thoại đang được xử lý bởi:</w:t>
        <w:br w:type="textWrapping"/>
        <w:t xml:space="preserve">- AI Agent</w:t>
        <w:br w:type="textWrapping"/>
      </w:r>
    </w:p>
    <w:p w:rsidR="00000000" w:rsidDel="00000000" w:rsidP="00000000" w:rsidRDefault="00000000" w:rsidRPr="00000000" w14:paraId="000006D1">
      <w:pPr>
        <w:numPr>
          <w:ilvl w:val="1"/>
          <w:numId w:val="11"/>
        </w:numPr>
        <w:spacing w:after="0" w:afterAutospacing="0" w:before="0" w:beforeAutospacing="0" w:lineRule="auto"/>
        <w:ind w:left="1440" w:hanging="360"/>
      </w:pPr>
      <w:r w:rsidDel="00000000" w:rsidR="00000000" w:rsidRPr="00000000">
        <w:rPr>
          <w:rtl w:val="0"/>
        </w:rPr>
        <w:t xml:space="preserve">AI Model được gán trong kịch bản tự động hóa</w:t>
        <w:br w:type="textWrapping"/>
      </w:r>
    </w:p>
    <w:p w:rsidR="00000000" w:rsidDel="00000000" w:rsidP="00000000" w:rsidRDefault="00000000" w:rsidRPr="00000000" w14:paraId="000006D2">
      <w:pPr>
        <w:numPr>
          <w:ilvl w:val="0"/>
          <w:numId w:val="11"/>
        </w:numPr>
        <w:spacing w:after="240" w:before="0" w:beforeAutospacing="0" w:lineRule="auto"/>
        <w:ind w:left="720" w:hanging="360"/>
      </w:pPr>
      <w:r w:rsidDel="00000000" w:rsidR="00000000" w:rsidRPr="00000000">
        <w:rPr>
          <w:rtl w:val="0"/>
        </w:rPr>
        <w:t xml:space="preserve">Các AI </w:t>
      </w:r>
      <w:r w:rsidDel="00000000" w:rsidR="00000000" w:rsidRPr="00000000">
        <w:rPr>
          <w:b w:val="1"/>
          <w:bCs w:val="1"/>
          <w:rtl w:val="0"/>
        </w:rPr>
        <w:t xml:space="preserve">đã kích hoạt “Cài đặt khác → Trường hợp AI từ chối trả lời”</w:t>
        <w:br w:type="textWrapping"/>
      </w:r>
    </w:p>
    <w:p w:rsidR="00000000" w:rsidDel="00000000" w:rsidP="00000000" w:rsidRDefault="00000000" w:rsidRPr="00000000" w14:paraId="000006D3">
      <w:pPr>
        <w:spacing w:after="240" w:before="240" w:lineRule="auto"/>
        <w:rPr/>
      </w:pPr>
      <w:r w:rsidDel="00000000" w:rsidR="00000000" w:rsidRPr="00000000">
        <w:rPr>
          <w:rtl w:val="0"/>
        </w:rPr>
        <w:t xml:space="preserve">Không áp dụng cho:</w:t>
      </w:r>
    </w:p>
    <w:p w:rsidR="00000000" w:rsidDel="00000000" w:rsidP="00000000" w:rsidRDefault="00000000" w:rsidRPr="00000000" w14:paraId="000006D4">
      <w:pPr>
        <w:numPr>
          <w:ilvl w:val="0"/>
          <w:numId w:val="44"/>
        </w:numPr>
        <w:spacing w:after="0" w:afterAutospacing="0" w:before="240" w:lineRule="auto"/>
        <w:ind w:left="720" w:hanging="360"/>
      </w:pPr>
      <w:r w:rsidDel="00000000" w:rsidR="00000000" w:rsidRPr="00000000">
        <w:rPr>
          <w:rtl w:val="0"/>
        </w:rPr>
        <w:t xml:space="preserve">Hội thoại hoàn toàn thủ công (không có AI)</w:t>
        <w:br w:type="textWrapping"/>
      </w:r>
    </w:p>
    <w:p w:rsidR="00000000" w:rsidDel="00000000" w:rsidP="00000000" w:rsidRDefault="00000000" w:rsidRPr="00000000" w14:paraId="000006D5">
      <w:pPr>
        <w:numPr>
          <w:ilvl w:val="0"/>
          <w:numId w:val="44"/>
        </w:numPr>
        <w:spacing w:after="240" w:before="0" w:beforeAutospacing="0" w:lineRule="auto"/>
        <w:ind w:left="720" w:hanging="360"/>
      </w:pPr>
      <w:r w:rsidDel="00000000" w:rsidR="00000000" w:rsidRPr="00000000">
        <w:rPr>
          <w:rtl w:val="0"/>
        </w:rPr>
        <w:t xml:space="preserve">AI không bật cơ chế từ chối trả lời</w:t>
        <w:br w:type="textWrapping"/>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after="80" w:lineRule="auto"/>
        <w:rPr/>
      </w:pPr>
      <w:bookmarkStart w:colFirst="0" w:colLast="0" w:name="_o60baldjrj5s" w:id="43"/>
      <w:bookmarkEnd w:id="43"/>
      <w:r w:rsidDel="00000000" w:rsidR="00000000" w:rsidRPr="00000000">
        <w:rPr>
          <w:rtl w:val="0"/>
        </w:rPr>
        <w:t xml:space="preserve">7.3 Điều kiện kích hoạt</w:t>
      </w:r>
    </w:p>
    <w:p w:rsidR="00000000" w:rsidDel="00000000" w:rsidP="00000000" w:rsidRDefault="00000000" w:rsidRPr="00000000" w14:paraId="000006D8">
      <w:pPr>
        <w:spacing w:after="240" w:before="240" w:lineRule="auto"/>
        <w:rPr/>
      </w:pPr>
      <w:r w:rsidDel="00000000" w:rsidR="00000000" w:rsidRPr="00000000">
        <w:rPr>
          <w:rtl w:val="0"/>
        </w:rPr>
        <w:t xml:space="preserve">Luồng ngoại lệ được kích hoạt khi </w:t>
      </w:r>
      <w:r w:rsidDel="00000000" w:rsidR="00000000" w:rsidRPr="00000000">
        <w:rPr>
          <w:b w:val="1"/>
          <w:bCs w:val="1"/>
          <w:rtl w:val="0"/>
        </w:rPr>
        <w:t xml:space="preserve">đồng thời thỏa mãn các điều kiện sau</w:t>
      </w:r>
      <w:r w:rsidDel="00000000" w:rsidR="00000000" w:rsidRPr="00000000">
        <w:rPr>
          <w:rtl w:val="0"/>
        </w:rPr>
        <w:t xml:space="preserve">:</w:t>
      </w:r>
    </w:p>
    <w:tbl>
      <w:tblPr>
        <w:tblStyle w:val="Table29"/>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605"/>
        <w:tblGridChange w:id="0">
          <w:tblGrid>
            <w:gridCol w:w="680"/>
            <w:gridCol w:w="6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jc w:val="center"/>
              <w:rPr/>
            </w:pPr>
            <w:r w:rsidDel="00000000" w:rsidR="00000000" w:rsidRPr="00000000">
              <w:rPr>
                <w:b w:val="1"/>
                <w:bCs w:val="1"/>
                <w:rtl w:val="0"/>
              </w:rPr>
              <w:t xml:space="preserve">Điều kiện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Hội thoại đang được xử lý bởi kịch bản tự động hóa có gán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AI phát hiện ít nhất </w:t>
            </w:r>
            <w:r w:rsidDel="00000000" w:rsidR="00000000" w:rsidRPr="00000000">
              <w:rPr>
                <w:b w:val="1"/>
                <w:bCs w:val="1"/>
                <w:rtl w:val="0"/>
              </w:rPr>
              <w:t xml:space="preserve">01 điều kiện từ chối trả lời</w:t>
            </w:r>
            <w:r w:rsidDel="00000000" w:rsidR="00000000" w:rsidRPr="00000000">
              <w:rPr>
                <w:rtl w:val="0"/>
              </w:rPr>
              <w:t xml:space="preserve"> đã được cấu hình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AI sinh event </w:t>
            </w:r>
            <w:r w:rsidDel="00000000" w:rsidR="00000000" w:rsidRPr="00000000">
              <w:rPr>
                <w:rFonts w:ascii="Roboto Mono" w:cs="Roboto Mono" w:eastAsia="Roboto Mono" w:hAnsi="Roboto Mono"/>
                <w:color w:val="188038"/>
                <w:rtl w:val="0"/>
              </w:rPr>
              <w:t xml:space="preserve">AI_REFUSE_TO_ANSWER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Người dùng (CS / Agent) gửi tin nhắn thủ công vào cùng hội thoại</w:t>
            </w:r>
          </w:p>
        </w:tc>
      </w:tr>
    </w:tbl>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after="80" w:lineRule="auto"/>
        <w:rPr/>
      </w:pPr>
      <w:bookmarkStart w:colFirst="0" w:colLast="0" w:name="_vhdeb6jtrgyw" w:id="44"/>
      <w:bookmarkEnd w:id="44"/>
      <w:r w:rsidDel="00000000" w:rsidR="00000000" w:rsidRPr="00000000">
        <w:rPr>
          <w:rtl w:val="0"/>
        </w:rPr>
        <w:t xml:space="preserve">7.4 Mô tả tổng quan luồng</w:t>
      </w:r>
    </w:p>
    <w:p w:rsidR="00000000" w:rsidDel="00000000" w:rsidP="00000000" w:rsidRDefault="00000000" w:rsidRPr="00000000" w14:paraId="000006E5">
      <w:pPr>
        <w:pStyle w:val="Heading4"/>
        <w:keepNext w:val="0"/>
        <w:keepLines w:val="0"/>
        <w:spacing w:before="280" w:lineRule="auto"/>
        <w:rPr/>
      </w:pPr>
      <w:bookmarkStart w:colFirst="0" w:colLast="0" w:name="_g5cb82vxdizl" w:id="45"/>
      <w:bookmarkEnd w:id="45"/>
      <w:r w:rsidDel="00000000" w:rsidR="00000000" w:rsidRPr="00000000">
        <w:rPr>
          <w:rtl w:val="0"/>
        </w:rPr>
        <w:t xml:space="preserve">Nguyên tắc ưu tiên</w:t>
      </w:r>
    </w:p>
    <w:p w:rsidR="00000000" w:rsidDel="00000000" w:rsidP="00000000" w:rsidRDefault="00000000" w:rsidRPr="00000000" w14:paraId="000006E6">
      <w:pPr>
        <w:spacing w:after="240" w:before="240" w:lineRule="auto"/>
        <w:ind w:left="600" w:right="600" w:firstLine="0"/>
        <w:rPr>
          <w:b w:val="1"/>
          <w:bCs w:val="1"/>
        </w:rPr>
      </w:pPr>
      <w:r w:rsidDel="00000000" w:rsidR="00000000" w:rsidRPr="00000000">
        <w:rPr>
          <w:b w:val="1"/>
          <w:bCs w:val="1"/>
          <w:rtl w:val="0"/>
        </w:rPr>
        <w:t xml:space="preserve">Người dùng (Human) luôn có quyền ưu tiên cao hơn AI</w:t>
      </w:r>
    </w:p>
    <w:p w:rsidR="00000000" w:rsidDel="00000000" w:rsidP="00000000" w:rsidRDefault="00000000" w:rsidRPr="00000000" w14:paraId="000006E7">
      <w:pPr>
        <w:spacing w:after="240" w:before="240" w:lineRule="auto"/>
        <w:rPr/>
      </w:pPr>
      <w:r w:rsidDel="00000000" w:rsidR="00000000" w:rsidRPr="00000000">
        <w:rPr>
          <w:rtl w:val="0"/>
        </w:rPr>
        <w:t xml:space="preserve">Khi người dùng can thiệp:</w:t>
      </w:r>
    </w:p>
    <w:p w:rsidR="00000000" w:rsidDel="00000000" w:rsidP="00000000" w:rsidRDefault="00000000" w:rsidRPr="00000000" w14:paraId="000006E8">
      <w:pPr>
        <w:numPr>
          <w:ilvl w:val="0"/>
          <w:numId w:val="33"/>
        </w:numPr>
        <w:spacing w:after="0" w:afterAutospacing="0" w:before="240" w:lineRule="auto"/>
        <w:ind w:left="720" w:hanging="360"/>
      </w:pPr>
      <w:r w:rsidDel="00000000" w:rsidR="00000000" w:rsidRPr="00000000">
        <w:rPr>
          <w:rtl w:val="0"/>
        </w:rPr>
        <w:t xml:space="preserve">AI </w:t>
      </w:r>
      <w:r w:rsidDel="00000000" w:rsidR="00000000" w:rsidRPr="00000000">
        <w:rPr>
          <w:b w:val="1"/>
          <w:bCs w:val="1"/>
          <w:rtl w:val="0"/>
        </w:rPr>
        <w:t xml:space="preserve">ngừng phản hồi ngay lập tức</w:t>
        <w:br w:type="textWrapping"/>
      </w:r>
    </w:p>
    <w:p w:rsidR="00000000" w:rsidDel="00000000" w:rsidP="00000000" w:rsidRDefault="00000000" w:rsidRPr="00000000" w14:paraId="000006E9">
      <w:pPr>
        <w:numPr>
          <w:ilvl w:val="0"/>
          <w:numId w:val="33"/>
        </w:numPr>
        <w:spacing w:after="0" w:afterAutospacing="0" w:before="0" w:beforeAutospacing="0" w:lineRule="auto"/>
        <w:ind w:left="720" w:hanging="360"/>
      </w:pPr>
      <w:r w:rsidDel="00000000" w:rsidR="00000000" w:rsidRPr="00000000">
        <w:rPr>
          <w:rtl w:val="0"/>
        </w:rPr>
        <w:t xml:space="preserve">Kịch bản tự động hóa </w:t>
      </w:r>
      <w:r w:rsidDel="00000000" w:rsidR="00000000" w:rsidRPr="00000000">
        <w:rPr>
          <w:b w:val="1"/>
          <w:bCs w:val="1"/>
          <w:rtl w:val="0"/>
        </w:rPr>
        <w:t xml:space="preserve">tạm dừng tại node hiện tại</w:t>
        <w:br w:type="textWrapping"/>
      </w:r>
    </w:p>
    <w:p w:rsidR="00000000" w:rsidDel="00000000" w:rsidP="00000000" w:rsidRDefault="00000000" w:rsidRPr="00000000" w14:paraId="000006EA">
      <w:pPr>
        <w:numPr>
          <w:ilvl w:val="0"/>
          <w:numId w:val="33"/>
        </w:numPr>
        <w:spacing w:after="240" w:before="0" w:beforeAutospacing="0" w:lineRule="auto"/>
        <w:ind w:left="720" w:hanging="360"/>
      </w:pPr>
      <w:r w:rsidDel="00000000" w:rsidR="00000000" w:rsidRPr="00000000">
        <w:rPr>
          <w:rtl w:val="0"/>
        </w:rPr>
        <w:t xml:space="preserve">Quyền điều khiển hội thoại được chuyển cho người dùng</w:t>
        <w:br w:type="textWrapping"/>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3"/>
        <w:keepNext w:val="0"/>
        <w:keepLines w:val="0"/>
        <w:spacing w:after="80" w:lineRule="auto"/>
        <w:rPr/>
      </w:pPr>
      <w:bookmarkStart w:colFirst="0" w:colLast="0" w:name="_mv6p2lxnmzlc" w:id="46"/>
      <w:bookmarkEnd w:id="46"/>
      <w:r w:rsidDel="00000000" w:rsidR="00000000" w:rsidRPr="00000000">
        <w:rPr>
          <w:rtl w:val="0"/>
        </w:rPr>
        <w:t xml:space="preserve">7.5 Flow chi tiết</w:t>
      </w:r>
    </w:p>
    <w:p w:rsidR="00000000" w:rsidDel="00000000" w:rsidP="00000000" w:rsidRDefault="00000000" w:rsidRPr="00000000" w14:paraId="000006ED">
      <w:pPr>
        <w:pStyle w:val="Heading4"/>
        <w:keepNext w:val="0"/>
        <w:keepLines w:val="0"/>
        <w:spacing w:before="280" w:lineRule="auto"/>
        <w:rPr/>
      </w:pPr>
      <w:bookmarkStart w:colFirst="0" w:colLast="0" w:name="_wu8bbt6o8cm3" w:id="47"/>
      <w:bookmarkEnd w:id="47"/>
      <w:r w:rsidDel="00000000" w:rsidR="00000000" w:rsidRPr="00000000">
        <w:rPr>
          <w:rtl w:val="0"/>
        </w:rPr>
        <w:t xml:space="preserve">7.5.1 Luồng chính</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Bước 1:</w:t>
        <w:br w:type="textWrapping"/>
      </w:r>
      <w:r w:rsidDel="00000000" w:rsidR="00000000" w:rsidRPr="00000000">
        <w:rPr>
          <w:rtl w:val="0"/>
        </w:rPr>
        <w:t xml:space="preserve"> AI đang xử lý hội thoại trong kịch bản tự động hóa.</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Bước 2:</w:t>
        <w:br w:type="textWrapping"/>
      </w:r>
      <w:r w:rsidDel="00000000" w:rsidR="00000000" w:rsidRPr="00000000">
        <w:rPr>
          <w:rtl w:val="0"/>
        </w:rPr>
        <w:t xml:space="preserve"> AI phát hiện điều kiện từ chối trả lời (ví dụ):</w:t>
      </w:r>
    </w:p>
    <w:p w:rsidR="00000000" w:rsidDel="00000000" w:rsidP="00000000" w:rsidRDefault="00000000" w:rsidRPr="00000000" w14:paraId="000006F0">
      <w:pPr>
        <w:numPr>
          <w:ilvl w:val="0"/>
          <w:numId w:val="20"/>
        </w:numPr>
        <w:spacing w:after="0" w:afterAutospacing="0" w:before="240" w:lineRule="auto"/>
        <w:ind w:left="720" w:hanging="360"/>
      </w:pPr>
      <w:r w:rsidDel="00000000" w:rsidR="00000000" w:rsidRPr="00000000">
        <w:rPr>
          <w:rtl w:val="0"/>
        </w:rPr>
        <w:t xml:space="preserve">Không tìm thấy thông tin chính xác</w:t>
        <w:br w:type="textWrapping"/>
      </w:r>
    </w:p>
    <w:p w:rsidR="00000000" w:rsidDel="00000000" w:rsidP="00000000" w:rsidRDefault="00000000" w:rsidRPr="00000000" w14:paraId="000006F1">
      <w:pPr>
        <w:numPr>
          <w:ilvl w:val="0"/>
          <w:numId w:val="20"/>
        </w:numPr>
        <w:spacing w:after="0" w:afterAutospacing="0" w:before="0" w:beforeAutospacing="0" w:lineRule="auto"/>
        <w:ind w:left="720" w:hanging="360"/>
      </w:pPr>
      <w:r w:rsidDel="00000000" w:rsidR="00000000" w:rsidRPr="00000000">
        <w:rPr>
          <w:rtl w:val="0"/>
        </w:rPr>
        <w:t xml:space="preserve">Phát hiện nội dung rủi ro</w:t>
        <w:br w:type="textWrapping"/>
      </w:r>
    </w:p>
    <w:p w:rsidR="00000000" w:rsidDel="00000000" w:rsidP="00000000" w:rsidRDefault="00000000" w:rsidRPr="00000000" w14:paraId="000006F2">
      <w:pPr>
        <w:numPr>
          <w:ilvl w:val="0"/>
          <w:numId w:val="20"/>
        </w:numPr>
        <w:spacing w:after="240" w:before="0" w:beforeAutospacing="0" w:lineRule="auto"/>
        <w:ind w:left="720" w:hanging="360"/>
      </w:pPr>
      <w:r w:rsidDel="00000000" w:rsidR="00000000" w:rsidRPr="00000000">
        <w:rPr>
          <w:rtl w:val="0"/>
        </w:rPr>
        <w:t xml:space="preserve">Phát hiện yêu cầu tư vấn chuyên sâu</w:t>
        <w:br w:type="textWrapping"/>
      </w:r>
    </w:p>
    <w:p w:rsidR="00000000" w:rsidDel="00000000" w:rsidP="00000000" w:rsidRDefault="00000000" w:rsidRPr="00000000" w14:paraId="000006F3">
      <w:pPr>
        <w:spacing w:after="240" w:before="240" w:lineRule="auto"/>
        <w:rPr/>
      </w:pPr>
      <w:r w:rsidDel="00000000" w:rsidR="00000000" w:rsidRPr="00000000">
        <w:rPr>
          <w:b w:val="1"/>
          <w:bCs w:val="1"/>
          <w:rtl w:val="0"/>
        </w:rPr>
        <w:t xml:space="preserve">Bước 3:</w:t>
        <w:br w:type="textWrapping"/>
      </w:r>
      <w:r w:rsidDel="00000000" w:rsidR="00000000" w:rsidRPr="00000000">
        <w:rPr>
          <w:rtl w:val="0"/>
        </w:rPr>
        <w:t xml:space="preserve"> AI:</w:t>
      </w:r>
    </w:p>
    <w:p w:rsidR="00000000" w:rsidDel="00000000" w:rsidP="00000000" w:rsidRDefault="00000000" w:rsidRPr="00000000" w14:paraId="000006F4">
      <w:pPr>
        <w:numPr>
          <w:ilvl w:val="0"/>
          <w:numId w:val="9"/>
        </w:numPr>
        <w:spacing w:after="0" w:afterAutospacing="0" w:before="240" w:lineRule="auto"/>
        <w:ind w:left="720" w:hanging="360"/>
      </w:pPr>
      <w:r w:rsidDel="00000000" w:rsidR="00000000" w:rsidRPr="00000000">
        <w:rPr>
          <w:rtl w:val="0"/>
        </w:rPr>
        <w:t xml:space="preserve">Không trả lời khách hàng</w:t>
        <w:br w:type="textWrapping"/>
      </w:r>
    </w:p>
    <w:p w:rsidR="00000000" w:rsidDel="00000000" w:rsidP="00000000" w:rsidRDefault="00000000" w:rsidRPr="00000000" w14:paraId="000006F5">
      <w:pPr>
        <w:numPr>
          <w:ilvl w:val="0"/>
          <w:numId w:val="9"/>
        </w:numPr>
        <w:spacing w:after="0" w:afterAutospacing="0" w:before="0" w:beforeAutospacing="0" w:lineRule="auto"/>
        <w:ind w:left="720" w:hanging="360"/>
      </w:pPr>
      <w:r w:rsidDel="00000000" w:rsidR="00000000" w:rsidRPr="00000000">
        <w:rPr>
          <w:rtl w:val="0"/>
        </w:rPr>
        <w:t xml:space="preserve">Sinh event: </w:t>
      </w:r>
      <w:r w:rsidDel="00000000" w:rsidR="00000000" w:rsidRPr="00000000">
        <w:rPr>
          <w:rFonts w:ascii="Roboto Mono" w:cs="Roboto Mono" w:eastAsia="Roboto Mono" w:hAnsi="Roboto Mono"/>
          <w:color w:val="188038"/>
          <w:rtl w:val="0"/>
        </w:rPr>
        <w:t xml:space="preserve">AI_REFUSE_TO_ANSWER</w:t>
        <w:br w:type="textWrapping"/>
      </w:r>
    </w:p>
    <w:p w:rsidR="00000000" w:rsidDel="00000000" w:rsidP="00000000" w:rsidRDefault="00000000" w:rsidRPr="00000000" w14:paraId="000006F6">
      <w:pPr>
        <w:numPr>
          <w:ilvl w:val="0"/>
          <w:numId w:val="9"/>
        </w:numPr>
        <w:spacing w:after="240" w:before="0" w:beforeAutospacing="0" w:lineRule="auto"/>
        <w:ind w:left="720" w:hanging="360"/>
      </w:pPr>
      <w:r w:rsidDel="00000000" w:rsidR="00000000" w:rsidRPr="00000000">
        <w:rPr>
          <w:rtl w:val="0"/>
        </w:rPr>
        <w:t xml:space="preserve">Gắn trạng thái hội thoại: </w:t>
      </w:r>
      <w:r w:rsidDel="00000000" w:rsidR="00000000" w:rsidRPr="00000000">
        <w:rPr>
          <w:rFonts w:ascii="Roboto Mono" w:cs="Roboto Mono" w:eastAsia="Roboto Mono" w:hAnsi="Roboto Mono"/>
          <w:color w:val="188038"/>
          <w:rtl w:val="0"/>
        </w:rPr>
        <w:t xml:space="preserve">WAITING_FOR_HUMAN</w:t>
        <w:br w:type="textWrapping"/>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Bước 4:</w:t>
        <w:br w:type="textWrapping"/>
      </w:r>
      <w:r w:rsidDel="00000000" w:rsidR="00000000" w:rsidRPr="00000000">
        <w:rPr>
          <w:rtl w:val="0"/>
        </w:rPr>
        <w:t xml:space="preserve"> Hệ thống:</w:t>
      </w:r>
    </w:p>
    <w:p w:rsidR="00000000" w:rsidDel="00000000" w:rsidP="00000000" w:rsidRDefault="00000000" w:rsidRPr="00000000" w14:paraId="000006F8">
      <w:pPr>
        <w:numPr>
          <w:ilvl w:val="0"/>
          <w:numId w:val="45"/>
        </w:numPr>
        <w:spacing w:after="0" w:afterAutospacing="0" w:before="240" w:lineRule="auto"/>
        <w:ind w:left="720" w:hanging="360"/>
      </w:pPr>
      <w:r w:rsidDel="00000000" w:rsidR="00000000" w:rsidRPr="00000000">
        <w:rPr>
          <w:rtl w:val="0"/>
        </w:rPr>
        <w:t xml:space="preserve">Gửi thông báo đến Gapone Conversation (inbox người dùng)</w:t>
        <w:br w:type="textWrapping"/>
      </w:r>
    </w:p>
    <w:p w:rsidR="00000000" w:rsidDel="00000000" w:rsidP="00000000" w:rsidRDefault="00000000" w:rsidRPr="00000000" w14:paraId="000006F9">
      <w:pPr>
        <w:numPr>
          <w:ilvl w:val="0"/>
          <w:numId w:val="45"/>
        </w:numPr>
        <w:spacing w:after="240" w:before="0" w:beforeAutospacing="0" w:lineRule="auto"/>
        <w:ind w:left="720" w:hanging="360"/>
      </w:pPr>
      <w:r w:rsidDel="00000000" w:rsidR="00000000" w:rsidRPr="00000000">
        <w:rPr>
          <w:rtl w:val="0"/>
        </w:rPr>
        <w:t xml:space="preserve">Đánh dấu hội thoại cần xử lý thủ công</w:t>
        <w:br w:type="textWrapping"/>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Bước 5:</w:t>
        <w:br w:type="textWrapping"/>
      </w:r>
      <w:r w:rsidDel="00000000" w:rsidR="00000000" w:rsidRPr="00000000">
        <w:rPr>
          <w:rtl w:val="0"/>
        </w:rPr>
        <w:t xml:space="preserve"> Người dùng (CS / Agent) gửi tin nhắn vào hội thoại.</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Bước 6:</w:t>
        <w:br w:type="textWrapping"/>
      </w:r>
      <w:r w:rsidDel="00000000" w:rsidR="00000000" w:rsidRPr="00000000">
        <w:rPr>
          <w:rtl w:val="0"/>
        </w:rPr>
        <w:t xml:space="preserve"> Hệ thống thực hiện:</w:t>
      </w:r>
    </w:p>
    <w:p w:rsidR="00000000" w:rsidDel="00000000" w:rsidP="00000000" w:rsidRDefault="00000000" w:rsidRPr="00000000" w14:paraId="000006FC">
      <w:pPr>
        <w:numPr>
          <w:ilvl w:val="0"/>
          <w:numId w:val="6"/>
        </w:numPr>
        <w:spacing w:after="0" w:afterAutospacing="0" w:before="240" w:lineRule="auto"/>
        <w:ind w:left="720" w:hanging="360"/>
      </w:pPr>
      <w:r w:rsidDel="00000000" w:rsidR="00000000" w:rsidRPr="00000000">
        <w:rPr>
          <w:rtl w:val="0"/>
        </w:rPr>
        <w:t xml:space="preserve">Ngắt quyền phản hồi của AI</w:t>
        <w:br w:type="textWrapping"/>
      </w:r>
    </w:p>
    <w:p w:rsidR="00000000" w:rsidDel="00000000" w:rsidP="00000000" w:rsidRDefault="00000000" w:rsidRPr="00000000" w14:paraId="000006FD">
      <w:pPr>
        <w:numPr>
          <w:ilvl w:val="0"/>
          <w:numId w:val="6"/>
        </w:numPr>
        <w:spacing w:after="0" w:afterAutospacing="0" w:before="0" w:beforeAutospacing="0" w:lineRule="auto"/>
        <w:ind w:left="720" w:hanging="360"/>
      </w:pPr>
      <w:r w:rsidDel="00000000" w:rsidR="00000000" w:rsidRPr="00000000">
        <w:rPr>
          <w:rtl w:val="0"/>
        </w:rPr>
        <w:t xml:space="preserve">Tạm dừng kịch bản tự động hóa</w:t>
        <w:br w:type="textWrapping"/>
      </w:r>
    </w:p>
    <w:p w:rsidR="00000000" w:rsidDel="00000000" w:rsidP="00000000" w:rsidRDefault="00000000" w:rsidRPr="00000000" w14:paraId="000006FE">
      <w:pPr>
        <w:numPr>
          <w:ilvl w:val="0"/>
          <w:numId w:val="6"/>
        </w:numPr>
        <w:spacing w:after="240" w:before="0" w:beforeAutospacing="0" w:lineRule="auto"/>
        <w:ind w:left="720" w:hanging="360"/>
      </w:pPr>
      <w:r w:rsidDel="00000000" w:rsidR="00000000" w:rsidRPr="00000000">
        <w:rPr>
          <w:rtl w:val="0"/>
        </w:rPr>
        <w:t xml:space="preserve">Gán trạng thái hội thoại: </w:t>
      </w:r>
      <w:r w:rsidDel="00000000" w:rsidR="00000000" w:rsidRPr="00000000">
        <w:rPr>
          <w:rFonts w:ascii="Roboto Mono" w:cs="Roboto Mono" w:eastAsia="Roboto Mono" w:hAnsi="Roboto Mono"/>
          <w:color w:val="188038"/>
          <w:rtl w:val="0"/>
        </w:rPr>
        <w:t xml:space="preserve">HUMAN_TAKE_OVER</w:t>
        <w:br w:type="textWrapping"/>
      </w:r>
    </w:p>
    <w:p w:rsidR="00000000" w:rsidDel="00000000" w:rsidP="00000000" w:rsidRDefault="00000000" w:rsidRPr="00000000" w14:paraId="000006FF">
      <w:pPr>
        <w:spacing w:after="240" w:before="240" w:lineRule="auto"/>
        <w:rPr/>
      </w:pPr>
      <w:r w:rsidDel="00000000" w:rsidR="00000000" w:rsidRPr="00000000">
        <w:rPr>
          <w:b w:val="1"/>
          <w:bCs w:val="1"/>
          <w:rtl w:val="0"/>
        </w:rPr>
        <w:t xml:space="preserve">Bước 7:</w:t>
        <w:br w:type="textWrapping"/>
      </w:r>
      <w:r w:rsidDel="00000000" w:rsidR="00000000" w:rsidRPr="00000000">
        <w:rPr>
          <w:rtl w:val="0"/>
        </w:rPr>
        <w:t xml:space="preserve"> Người dùng tiếp tục xử lý hội thoại thủ công.</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4"/>
        <w:keepNext w:val="0"/>
        <w:keepLines w:val="0"/>
        <w:spacing w:after="80" w:lineRule="auto"/>
        <w:rPr/>
      </w:pPr>
      <w:bookmarkStart w:colFirst="0" w:colLast="0" w:name="_9ucwyhz4d0ff" w:id="48"/>
      <w:bookmarkEnd w:id="48"/>
      <w:r w:rsidDel="00000000" w:rsidR="00000000" w:rsidRPr="00000000">
        <w:rPr>
          <w:rtl w:val="0"/>
        </w:rPr>
        <w:t xml:space="preserve">7.5.2 Luồng thay thế – Người dùng chen vào trước khi AI sinh event</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Trường hợp đặc biệt:</w:t>
        <w:br w:type="textWrapping"/>
      </w:r>
      <w:r w:rsidDel="00000000" w:rsidR="00000000" w:rsidRPr="00000000">
        <w:rPr>
          <w:rtl w:val="0"/>
        </w:rPr>
        <w:t xml:space="preserve"> Người dùng gửi tin nhắn </w:t>
      </w:r>
      <w:r w:rsidDel="00000000" w:rsidR="00000000" w:rsidRPr="00000000">
        <w:rPr>
          <w:b w:val="1"/>
          <w:bCs w:val="1"/>
          <w:rtl w:val="0"/>
        </w:rPr>
        <w:t xml:space="preserve">trong khi AI đang xử lý nhưng chưa kịp từ chối</w:t>
      </w:r>
    </w:p>
    <w:p w:rsidR="00000000" w:rsidDel="00000000" w:rsidP="00000000" w:rsidRDefault="00000000" w:rsidRPr="00000000" w14:paraId="00000703">
      <w:pPr>
        <w:spacing w:after="240" w:before="240" w:lineRule="auto"/>
        <w:rPr/>
      </w:pPr>
      <w:r w:rsidDel="00000000" w:rsidR="00000000" w:rsidRPr="00000000">
        <w:rPr>
          <w:rtl w:val="0"/>
        </w:rPr>
        <w:t xml:space="preserve">Hệ thống sẽ:</w:t>
      </w:r>
    </w:p>
    <w:p w:rsidR="00000000" w:rsidDel="00000000" w:rsidP="00000000" w:rsidRDefault="00000000" w:rsidRPr="00000000" w14:paraId="00000704">
      <w:pPr>
        <w:numPr>
          <w:ilvl w:val="0"/>
          <w:numId w:val="1"/>
        </w:numPr>
        <w:spacing w:after="0" w:afterAutospacing="0" w:before="240" w:lineRule="auto"/>
        <w:ind w:left="720" w:hanging="360"/>
      </w:pPr>
      <w:r w:rsidDel="00000000" w:rsidR="00000000" w:rsidRPr="00000000">
        <w:rPr>
          <w:rtl w:val="0"/>
        </w:rPr>
        <w:t xml:space="preserve">Hủy toàn bộ phản hồi AI đang pending</w:t>
        <w:br w:type="textWrapping"/>
      </w:r>
    </w:p>
    <w:p w:rsidR="00000000" w:rsidDel="00000000" w:rsidP="00000000" w:rsidRDefault="00000000" w:rsidRPr="00000000" w14:paraId="00000705">
      <w:pPr>
        <w:numPr>
          <w:ilvl w:val="0"/>
          <w:numId w:val="1"/>
        </w:numPr>
        <w:spacing w:after="0" w:afterAutospacing="0" w:before="0" w:beforeAutospacing="0" w:lineRule="auto"/>
        <w:ind w:left="720" w:hanging="360"/>
      </w:pPr>
      <w:r w:rsidDel="00000000" w:rsidR="00000000" w:rsidRPr="00000000">
        <w:rPr>
          <w:rtl w:val="0"/>
        </w:rPr>
        <w:t xml:space="preserve">Không sinh event </w:t>
      </w:r>
      <w:r w:rsidDel="00000000" w:rsidR="00000000" w:rsidRPr="00000000">
        <w:rPr>
          <w:rFonts w:ascii="Roboto Mono" w:cs="Roboto Mono" w:eastAsia="Roboto Mono" w:hAnsi="Roboto Mono"/>
          <w:color w:val="188038"/>
          <w:rtl w:val="0"/>
        </w:rPr>
        <w:t xml:space="preserve">AI_REFUSE_TO_ANSWER</w:t>
        <w:br w:type="textWrapping"/>
      </w:r>
    </w:p>
    <w:p w:rsidR="00000000" w:rsidDel="00000000" w:rsidP="00000000" w:rsidRDefault="00000000" w:rsidRPr="00000000" w14:paraId="00000706">
      <w:pPr>
        <w:numPr>
          <w:ilvl w:val="0"/>
          <w:numId w:val="1"/>
        </w:numPr>
        <w:spacing w:after="0" w:afterAutospacing="0" w:before="0" w:beforeAutospacing="0" w:lineRule="auto"/>
        <w:ind w:left="720" w:hanging="360"/>
      </w:pPr>
      <w:r w:rsidDel="00000000" w:rsidR="00000000" w:rsidRPr="00000000">
        <w:rPr>
          <w:rtl w:val="0"/>
        </w:rPr>
        <w:t xml:space="preserve">Chuyển ngay trạng thái hội thoại sang </w:t>
      </w:r>
      <w:r w:rsidDel="00000000" w:rsidR="00000000" w:rsidRPr="00000000">
        <w:rPr>
          <w:rFonts w:ascii="Roboto Mono" w:cs="Roboto Mono" w:eastAsia="Roboto Mono" w:hAnsi="Roboto Mono"/>
          <w:color w:val="188038"/>
          <w:rtl w:val="0"/>
        </w:rPr>
        <w:t xml:space="preserve">HUMAN_TAKE_OVER</w:t>
        <w:br w:type="textWrapping"/>
      </w:r>
    </w:p>
    <w:p w:rsidR="00000000" w:rsidDel="00000000" w:rsidP="00000000" w:rsidRDefault="00000000" w:rsidRPr="00000000" w14:paraId="00000707">
      <w:pPr>
        <w:numPr>
          <w:ilvl w:val="0"/>
          <w:numId w:val="1"/>
        </w:numPr>
        <w:spacing w:after="240" w:before="0" w:beforeAutospacing="0" w:lineRule="auto"/>
        <w:ind w:left="720" w:hanging="360"/>
      </w:pPr>
      <w:r w:rsidDel="00000000" w:rsidR="00000000" w:rsidRPr="00000000">
        <w:rPr>
          <w:rtl w:val="0"/>
        </w:rPr>
        <w:t xml:space="preserve">Log lại lý do: </w:t>
      </w:r>
      <w:r w:rsidDel="00000000" w:rsidR="00000000" w:rsidRPr="00000000">
        <w:rPr>
          <w:rFonts w:ascii="Roboto Mono" w:cs="Roboto Mono" w:eastAsia="Roboto Mono" w:hAnsi="Roboto Mono"/>
          <w:color w:val="188038"/>
          <w:rtl w:val="0"/>
        </w:rPr>
        <w:t xml:space="preserve">INTERRUPTED_BY_HUMAN</w:t>
        <w:br w:type="textWrapping"/>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spacing w:after="80" w:lineRule="auto"/>
        <w:rPr/>
      </w:pPr>
      <w:bookmarkStart w:colFirst="0" w:colLast="0" w:name="_805jhv7i8uut" w:id="49"/>
      <w:bookmarkEnd w:id="49"/>
      <w:r w:rsidDel="00000000" w:rsidR="00000000" w:rsidRPr="00000000">
        <w:rPr>
          <w:rtl w:val="0"/>
        </w:rPr>
        <w:t xml:space="preserve">7.6 Trạng thái hội thoại</w:t>
      </w:r>
    </w:p>
    <w:tbl>
      <w:tblPr>
        <w:tblStyle w:val="Table30"/>
        <w:tblW w:w="5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0"/>
        <w:gridCol w:w="2615"/>
        <w:tblGridChange w:id="0">
          <w:tblGrid>
            <w:gridCol w:w="2870"/>
            <w:gridCol w:w="2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A">
            <w:pPr>
              <w:jc w:val="center"/>
              <w:rPr/>
            </w:pPr>
            <w:r w:rsidDel="00000000" w:rsidR="00000000" w:rsidRPr="00000000">
              <w:rPr>
                <w:b w:val="1"/>
                <w:bCs w:val="1"/>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B">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AI_PROCESSING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AI đang xử lý nội dung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AI_REFUSED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AI từ chối trả lời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WAITING_FOR_HUMAN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Chờ người dùng xử lý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HUMAN_TAKE_OVER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Người dùng đã tiếp quản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AUTOMATION_PAUSED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Kịch bản bị tạm dừng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Hội thoại kết thúc</w:t>
            </w:r>
          </w:p>
        </w:tc>
      </w:tr>
    </w:tbl>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pStyle w:val="Heading3"/>
        <w:keepNext w:val="0"/>
        <w:keepLines w:val="0"/>
        <w:spacing w:after="80" w:lineRule="auto"/>
        <w:rPr/>
      </w:pPr>
      <w:bookmarkStart w:colFirst="0" w:colLast="0" w:name="_umo9fff9ayzx" w:id="50"/>
      <w:bookmarkEnd w:id="50"/>
      <w:r w:rsidDel="00000000" w:rsidR="00000000" w:rsidRPr="00000000">
        <w:rPr>
          <w:rtl w:val="0"/>
        </w:rPr>
        <w:t xml:space="preserve">7.7 Ràng buộc hệ thống</w:t>
      </w:r>
    </w:p>
    <w:tbl>
      <w:tblPr>
        <w:tblStyle w:val="Table31"/>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6170"/>
        <w:tblGridChange w:id="0">
          <w:tblGrid>
            <w:gridCol w:w="2030"/>
            <w:gridCol w:w="6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jc w:val="center"/>
              <w:rPr/>
            </w:pPr>
            <w:r w:rsidDel="00000000" w:rsidR="00000000" w:rsidRPr="00000000">
              <w:rPr>
                <w:b w:val="1"/>
                <w:bCs w:val="1"/>
                <w:rtl w:val="0"/>
              </w:rPr>
              <w:t xml:space="preserve">Nhóm ràng buộc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Ưu tiên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Tin nhắn người dùng luôn override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Đồng bộ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Trạng thái hội thoại phải đồng bộ real-time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Không xung đột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AI không được phản hồi song song với người dùng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Ghi nhận đầy đủ thời điểm AI từ chối &amp; người dùng can thiệp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Khôi phục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Có thể resume automation nếu được phép</w:t>
            </w:r>
          </w:p>
        </w:tc>
      </w:tr>
    </w:tbl>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after="80" w:lineRule="auto"/>
        <w:rPr/>
      </w:pPr>
      <w:bookmarkStart w:colFirst="0" w:colLast="0" w:name="_ai7zy5atuu6u" w:id="51"/>
      <w:bookmarkEnd w:id="51"/>
      <w:r w:rsidDel="00000000" w:rsidR="00000000" w:rsidRPr="00000000">
        <w:rPr>
          <w:rtl w:val="0"/>
        </w:rPr>
        <w:t xml:space="preserve">7.8 Khả năng khôi phục kịch bản (Optional / Phase sau)</w:t>
      </w:r>
    </w:p>
    <w:p w:rsidR="00000000" w:rsidDel="00000000" w:rsidP="00000000" w:rsidRDefault="00000000" w:rsidRPr="00000000" w14:paraId="00000728">
      <w:pPr>
        <w:spacing w:after="240" w:before="240" w:lineRule="auto"/>
        <w:rPr/>
      </w:pPr>
      <w:r w:rsidDel="00000000" w:rsidR="00000000" w:rsidRPr="00000000">
        <w:rPr>
          <w:rtl w:val="0"/>
        </w:rPr>
        <w:t xml:space="preserve">Sau khi người dùng xử lý xong, hệ thống </w:t>
      </w:r>
      <w:r w:rsidDel="00000000" w:rsidR="00000000" w:rsidRPr="00000000">
        <w:rPr>
          <w:b w:val="1"/>
          <w:bCs w:val="1"/>
          <w:rtl w:val="0"/>
        </w:rPr>
        <w:t xml:space="preserve">có thể hỗ trợ</w:t>
      </w:r>
      <w:r w:rsidDel="00000000" w:rsidR="00000000" w:rsidRPr="00000000">
        <w:rPr>
          <w:rtl w:val="0"/>
        </w:rPr>
        <w:t xml:space="preserve">:</w:t>
      </w:r>
    </w:p>
    <w:p w:rsidR="00000000" w:rsidDel="00000000" w:rsidP="00000000" w:rsidRDefault="00000000" w:rsidRPr="00000000" w14:paraId="00000729">
      <w:pPr>
        <w:numPr>
          <w:ilvl w:val="0"/>
          <w:numId w:val="25"/>
        </w:numPr>
        <w:spacing w:after="0" w:afterAutospacing="0" w:before="240" w:lineRule="auto"/>
        <w:ind w:left="720" w:hanging="360"/>
      </w:pPr>
      <w:r w:rsidDel="00000000" w:rsidR="00000000" w:rsidRPr="00000000">
        <w:rPr>
          <w:rtl w:val="0"/>
        </w:rPr>
        <w:t xml:space="preserve">Resume lại kịch bản tại node kế tiếp</w:t>
        <w:br w:type="textWrapping"/>
      </w:r>
    </w:p>
    <w:p w:rsidR="00000000" w:rsidDel="00000000" w:rsidP="00000000" w:rsidRDefault="00000000" w:rsidRPr="00000000" w14:paraId="0000072A">
      <w:pPr>
        <w:numPr>
          <w:ilvl w:val="0"/>
          <w:numId w:val="25"/>
        </w:numPr>
        <w:spacing w:after="240" w:before="0" w:beforeAutospacing="0" w:lineRule="auto"/>
        <w:ind w:left="720" w:hanging="360"/>
      </w:pPr>
      <w:r w:rsidDel="00000000" w:rsidR="00000000" w:rsidRPr="00000000">
        <w:rPr>
          <w:rtl w:val="0"/>
        </w:rPr>
        <w:t xml:space="preserve">Hoặc kết thúc vĩnh viễn automation cho hội thoại đó</w:t>
        <w:br w:type="textWrapping"/>
      </w:r>
    </w:p>
    <w:p w:rsidR="00000000" w:rsidDel="00000000" w:rsidP="00000000" w:rsidRDefault="00000000" w:rsidRPr="00000000" w14:paraId="0000072B">
      <w:pPr>
        <w:spacing w:after="240" w:before="240" w:lineRule="auto"/>
        <w:rPr/>
      </w:pPr>
      <w:r w:rsidDel="00000000" w:rsidR="00000000" w:rsidRPr="00000000">
        <w:rPr>
          <w:rtl w:val="0"/>
        </w:rPr>
        <w:t xml:space="preserve">⚠️ Việc khôi phục </w:t>
      </w:r>
      <w:r w:rsidDel="00000000" w:rsidR="00000000" w:rsidRPr="00000000">
        <w:rPr>
          <w:b w:val="1"/>
          <w:bCs w:val="1"/>
          <w:rtl w:val="0"/>
        </w:rPr>
        <w:t xml:space="preserve">chỉ thực hiện khi có flag cho phép</w:t>
      </w:r>
      <w:r w:rsidDel="00000000" w:rsidR="00000000" w:rsidRPr="00000000">
        <w:rPr>
          <w:rtl w:val="0"/>
        </w:rPr>
        <w:t xml:space="preserve"> từ cấu hình kịch bản.</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after="120" w:before="480" w:line="276" w:lineRule="auto"/>
        <w:jc w:val="left"/>
        <w:rPr/>
      </w:pPr>
      <w:bookmarkStart w:colFirst="0" w:colLast="0" w:name="_rk6sz5sx2naj" w:id="52"/>
      <w:bookmarkEnd w:id="52"/>
      <w:r w:rsidDel="00000000" w:rsidR="00000000" w:rsidRPr="00000000">
        <w:rPr>
          <w:rtl w:val="0"/>
        </w:rPr>
        <w:t xml:space="preserve">7.9 Bảng định nghĩa thuật ngữ</w:t>
      </w:r>
    </w:p>
    <w:tbl>
      <w:tblPr>
        <w:tblStyle w:val="Table3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6.7520632954588"/>
        <w:gridCol w:w="2177.9057393106764"/>
        <w:gridCol w:w="6190.854008417487"/>
        <w:tblGridChange w:id="0">
          <w:tblGrid>
            <w:gridCol w:w="656.7520632954588"/>
            <w:gridCol w:w="2177.9057393106764"/>
            <w:gridCol w:w="6190.8540084174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E">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F">
            <w:pPr>
              <w:jc w:val="center"/>
              <w:rPr/>
            </w:pPr>
            <w:r w:rsidDel="00000000" w:rsidR="00000000" w:rsidRPr="00000000">
              <w:rPr>
                <w:b w:val="1"/>
                <w:bCs w:val="1"/>
                <w:rtl w:val="0"/>
              </w:rPr>
              <w:t xml:space="preserve">Thuật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0">
            <w:pPr>
              <w:jc w:val="center"/>
              <w:rPr/>
            </w:pPr>
            <w:r w:rsidDel="00000000" w:rsidR="00000000" w:rsidRPr="00000000">
              <w:rPr>
                <w:b w:val="1"/>
                <w:bCs w:val="1"/>
                <w:rtl w:val="0"/>
              </w:rPr>
              <w:t xml:space="preserve">Định nghĩa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AI Refuse To 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Hành vi AI chủ động không phản hồi do vi phạm điều kiện cấu hình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Human Take 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Trạng thái người dùng tiếp quản hội thoại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Automation Pause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Kịch bản tự động hóa bị tạm dừng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Sự kiện hệ thống sinh ra để trigger xử lý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AI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AI đang trong quá trình suy luận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Pending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Tin nhắn AI chưa gửi ra ngoài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Override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Ghi đè quyền xử lý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Nhật ký ghi nhận sự kiện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Resume Automation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Tiếp tục kịch bản tự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Interrupt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Hành động ngắt luồng đang chạy</w:t>
            </w:r>
          </w:p>
        </w:tc>
      </w:tr>
    </w:tbl>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pStyle w:val="Heading2"/>
        <w:rPr/>
      </w:pPr>
      <w:bookmarkStart w:colFirst="0" w:colLast="0" w:name="_x391p81cxtwy" w:id="53"/>
      <w:bookmarkEnd w:id="53"/>
      <w:r w:rsidDel="00000000" w:rsidR="00000000" w:rsidRPr="00000000">
        <w:rPr>
          <w:rtl w:val="0"/>
        </w:rPr>
        <w:t xml:space="preserve">8. GAPIT PROVIDER (chapter bổ sung)</w:t>
      </w:r>
    </w:p>
    <w:p w:rsidR="00000000" w:rsidDel="00000000" w:rsidP="00000000" w:rsidRDefault="00000000" w:rsidRPr="00000000" w14:paraId="00000751">
      <w:pPr>
        <w:pStyle w:val="Heading3"/>
        <w:spacing w:after="240" w:before="240" w:lineRule="auto"/>
        <w:rPr/>
      </w:pPr>
      <w:bookmarkStart w:colFirst="0" w:colLast="0" w:name="_yvxgn2ytlo5n" w:id="54"/>
      <w:bookmarkEnd w:id="54"/>
      <w:r w:rsidDel="00000000" w:rsidR="00000000" w:rsidRPr="00000000">
        <w:rPr>
          <w:rtl w:val="0"/>
        </w:rPr>
        <w:t xml:space="preserve">8.1. Mục tiêu và tổng quan thiết kế</w:t>
      </w:r>
    </w:p>
    <w:p w:rsidR="00000000" w:rsidDel="00000000" w:rsidP="00000000" w:rsidRDefault="00000000" w:rsidRPr="00000000" w14:paraId="00000752">
      <w:pPr>
        <w:spacing w:after="240" w:before="240" w:lineRule="auto"/>
        <w:rPr/>
      </w:pPr>
      <w:r w:rsidDel="00000000" w:rsidR="00000000" w:rsidRPr="00000000">
        <w:rPr>
          <w:rtl w:val="0"/>
        </w:rPr>
        <w:t xml:space="preserve">Tích hợp </w:t>
      </w:r>
      <w:r w:rsidDel="00000000" w:rsidR="00000000" w:rsidRPr="00000000">
        <w:rPr>
          <w:b w:val="1"/>
          <w:bCs w:val="1"/>
          <w:rtl w:val="0"/>
        </w:rPr>
        <w:t xml:space="preserve">GAPIT</w:t>
      </w:r>
      <w:r w:rsidDel="00000000" w:rsidR="00000000" w:rsidRPr="00000000">
        <w:rPr>
          <w:rtl w:val="0"/>
        </w:rPr>
        <w:t xml:space="preserve"> như một </w:t>
      </w:r>
      <w:r w:rsidDel="00000000" w:rsidR="00000000" w:rsidRPr="00000000">
        <w:rPr>
          <w:b w:val="1"/>
          <w:bCs w:val="1"/>
          <w:rtl w:val="0"/>
        </w:rPr>
        <w:t xml:space="preserve">Nhà cung cấp AI (AI Provider)</w:t>
      </w:r>
      <w:r w:rsidDel="00000000" w:rsidR="00000000" w:rsidRPr="00000000">
        <w:rPr>
          <w:rtl w:val="0"/>
        </w:rPr>
        <w:t xml:space="preserve"> trong hệ thống Gapone. GAPIT đóng vai trò là lớp trung gian (AI Gateway) kết nối Gapone với các nhà cung cấp AI gốc (OpenAI, Anthropic, Google, Grok, v.v.), đồng thời thực hiện quản lý quota, billing, phân phối model và theo dõi token usage.</w:t>
      </w:r>
    </w:p>
    <w:p w:rsidR="00000000" w:rsidDel="00000000" w:rsidP="00000000" w:rsidRDefault="00000000" w:rsidRPr="00000000" w14:paraId="00000753">
      <w:pPr>
        <w:pStyle w:val="Heading4"/>
        <w:spacing w:after="240" w:before="240" w:lineRule="auto"/>
        <w:rPr/>
      </w:pPr>
      <w:bookmarkStart w:colFirst="0" w:colLast="0" w:name="_9ihbvpgtgdzz" w:id="55"/>
      <w:bookmarkEnd w:id="55"/>
      <w:r w:rsidDel="00000000" w:rsidR="00000000" w:rsidRPr="00000000">
        <w:rPr>
          <w:rtl w:val="0"/>
        </w:rPr>
        <w:t xml:space="preserve">8.1.1. Mục tiêu của việc tích hợp GAPIT:</w:t>
      </w:r>
    </w:p>
    <w:p w:rsidR="00000000" w:rsidDel="00000000" w:rsidP="00000000" w:rsidRDefault="00000000" w:rsidRPr="00000000" w14:paraId="00000754">
      <w:pPr>
        <w:numPr>
          <w:ilvl w:val="0"/>
          <w:numId w:val="24"/>
        </w:numPr>
        <w:spacing w:after="0" w:afterAutospacing="0" w:before="240" w:lineRule="auto"/>
        <w:ind w:left="720" w:hanging="360"/>
        <w:rPr>
          <w:u w:val="none"/>
        </w:rPr>
      </w:pPr>
      <w:r w:rsidDel="00000000" w:rsidR="00000000" w:rsidRPr="00000000">
        <w:rPr>
          <w:rtl w:val="0"/>
        </w:rPr>
        <w:t xml:space="preserve">Chuẩn hóa việc kết nối AI, tránh phụ thuộc trực tiếp vào từng AI Provider</w:t>
      </w:r>
    </w:p>
    <w:p w:rsidR="00000000" w:rsidDel="00000000" w:rsidP="00000000" w:rsidRDefault="00000000" w:rsidRPr="00000000" w14:paraId="00000755">
      <w:pPr>
        <w:numPr>
          <w:ilvl w:val="0"/>
          <w:numId w:val="24"/>
        </w:numPr>
        <w:spacing w:after="0" w:afterAutospacing="0" w:before="0" w:beforeAutospacing="0" w:lineRule="auto"/>
        <w:ind w:left="720" w:hanging="360"/>
        <w:rPr>
          <w:u w:val="none"/>
        </w:rPr>
      </w:pPr>
      <w:r w:rsidDel="00000000" w:rsidR="00000000" w:rsidRPr="00000000">
        <w:rPr>
          <w:rtl w:val="0"/>
        </w:rPr>
        <w:t xml:space="preserve">Cho phép Gapone kiểm soát quota, chi phí và chất lượng AI theo license</w:t>
      </w:r>
    </w:p>
    <w:p w:rsidR="00000000" w:rsidDel="00000000" w:rsidP="00000000" w:rsidRDefault="00000000" w:rsidRPr="00000000" w14:paraId="00000756">
      <w:pPr>
        <w:numPr>
          <w:ilvl w:val="0"/>
          <w:numId w:val="24"/>
        </w:numPr>
        <w:spacing w:after="0" w:afterAutospacing="0" w:before="0" w:beforeAutospacing="0" w:lineRule="auto"/>
        <w:ind w:left="720" w:hanging="360"/>
        <w:rPr>
          <w:u w:val="none"/>
        </w:rPr>
      </w:pPr>
      <w:r w:rsidDel="00000000" w:rsidR="00000000" w:rsidRPr="00000000">
        <w:rPr>
          <w:rtl w:val="0"/>
        </w:rPr>
        <w:t xml:space="preserve">Tối ưu trải nghiệm người dùng bằng việc tự động phân phối model AI</w:t>
      </w:r>
    </w:p>
    <w:p w:rsidR="00000000" w:rsidDel="00000000" w:rsidP="00000000" w:rsidRDefault="00000000" w:rsidRPr="00000000" w14:paraId="00000757">
      <w:pPr>
        <w:numPr>
          <w:ilvl w:val="0"/>
          <w:numId w:val="24"/>
        </w:numPr>
        <w:spacing w:after="240" w:before="0" w:beforeAutospacing="0" w:lineRule="auto"/>
        <w:ind w:left="720" w:hanging="360"/>
        <w:rPr>
          <w:u w:val="none"/>
        </w:rPr>
      </w:pPr>
      <w:r w:rsidDel="00000000" w:rsidR="00000000" w:rsidRPr="00000000">
        <w:rPr>
          <w:rtl w:val="0"/>
        </w:rPr>
        <w:t xml:space="preserve">Hỗ trợ mở rộng, thay đổi AI Provider mà không ảnh hưởng đến Gapone</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Phạm vi áp dụng:</w:t>
      </w:r>
    </w:p>
    <w:p w:rsidR="00000000" w:rsidDel="00000000" w:rsidP="00000000" w:rsidRDefault="00000000" w:rsidRPr="00000000" w14:paraId="00000759">
      <w:pPr>
        <w:spacing w:after="240" w:before="240" w:lineRule="auto"/>
        <w:rPr/>
      </w:pPr>
      <w:r w:rsidDel="00000000" w:rsidR="00000000" w:rsidRPr="00000000">
        <w:rPr>
          <w:rtl w:val="0"/>
        </w:rPr>
        <w:t xml:space="preserve">Đối với tất cả trường hợp có sử dụng token từ nhà cung cấp AI là Gapit:</w:t>
      </w:r>
    </w:p>
    <w:p w:rsidR="00000000" w:rsidDel="00000000" w:rsidP="00000000" w:rsidRDefault="00000000" w:rsidRPr="00000000" w14:paraId="0000075A">
      <w:pPr>
        <w:numPr>
          <w:ilvl w:val="0"/>
          <w:numId w:val="34"/>
        </w:numPr>
        <w:spacing w:after="0" w:afterAutospacing="0" w:before="240" w:lineRule="auto"/>
        <w:ind w:left="720" w:hanging="360"/>
        <w:rPr>
          <w:u w:val="none"/>
        </w:rPr>
      </w:pPr>
      <w:r w:rsidDel="00000000" w:rsidR="00000000" w:rsidRPr="00000000">
        <w:rPr>
          <w:rtl w:val="0"/>
        </w:rPr>
        <w:t xml:space="preserve">Áp dụng cho tất cả các tính năng sử dụng AI trong Gapone Conversation</w:t>
      </w:r>
    </w:p>
    <w:p w:rsidR="00000000" w:rsidDel="00000000" w:rsidP="00000000" w:rsidRDefault="00000000" w:rsidRPr="00000000" w14:paraId="0000075B">
      <w:pPr>
        <w:numPr>
          <w:ilvl w:val="0"/>
          <w:numId w:val="34"/>
        </w:numPr>
        <w:spacing w:after="0" w:afterAutospacing="0" w:before="0" w:beforeAutospacing="0" w:lineRule="auto"/>
        <w:ind w:left="720" w:hanging="360"/>
        <w:rPr>
          <w:u w:val="none"/>
        </w:rPr>
      </w:pPr>
      <w:r w:rsidDel="00000000" w:rsidR="00000000" w:rsidRPr="00000000">
        <w:rPr>
          <w:rtl w:val="0"/>
        </w:rPr>
        <w:t xml:space="preserve">Áp dụng khi người dùng chọn </w:t>
      </w:r>
      <w:r w:rsidDel="00000000" w:rsidR="00000000" w:rsidRPr="00000000">
        <w:rPr>
          <w:b w:val="1"/>
          <w:bCs w:val="1"/>
          <w:rtl w:val="0"/>
        </w:rPr>
        <w:t xml:space="preserve">Nhà cung cấp AI = GAPIT</w:t>
      </w:r>
      <w:r w:rsidDel="00000000" w:rsidR="00000000" w:rsidRPr="00000000">
        <w:rPr>
          <w:rtl w:val="0"/>
        </w:rPr>
        <w:t xml:space="preserve"> trong phần Thiết lập AI</w:t>
      </w:r>
    </w:p>
    <w:p w:rsidR="00000000" w:rsidDel="00000000" w:rsidP="00000000" w:rsidRDefault="00000000" w:rsidRPr="00000000" w14:paraId="0000075C">
      <w:pPr>
        <w:numPr>
          <w:ilvl w:val="0"/>
          <w:numId w:val="34"/>
        </w:numPr>
        <w:spacing w:after="240" w:before="0" w:beforeAutospacing="0" w:lineRule="auto"/>
        <w:ind w:left="720" w:hanging="360"/>
        <w:rPr>
          <w:u w:val="none"/>
        </w:rPr>
      </w:pPr>
      <w:r w:rsidDel="00000000" w:rsidR="00000000" w:rsidRPr="00000000">
        <w:rPr>
          <w:rtl w:val="0"/>
        </w:rPr>
        <w:t xml:space="preserve">Không áp dụng cho các trường hợp người dùng kết nối trực tiếp với AI Provider bên thứ ba (OpenAI, Gemini, v.v.)</w:t>
      </w:r>
    </w:p>
    <w:p w:rsidR="00000000" w:rsidDel="00000000" w:rsidP="00000000" w:rsidRDefault="00000000" w:rsidRPr="00000000" w14:paraId="0000075D">
      <w:pPr>
        <w:spacing w:after="240" w:before="240" w:lineRule="auto"/>
        <w:ind w:left="0" w:firstLine="0"/>
        <w:rPr/>
      </w:pPr>
      <w:r w:rsidDel="00000000" w:rsidR="00000000" w:rsidRPr="00000000">
        <w:rPr>
          <w:rtl w:val="0"/>
        </w:rPr>
        <w:t xml:space="preserve">Bổ sung:</w:t>
      </w:r>
    </w:p>
    <w:p w:rsidR="00000000" w:rsidDel="00000000" w:rsidP="00000000" w:rsidRDefault="00000000" w:rsidRPr="00000000" w14:paraId="0000075E">
      <w:pPr>
        <w:numPr>
          <w:ilvl w:val="0"/>
          <w:numId w:val="34"/>
        </w:numPr>
        <w:spacing w:after="0" w:afterAutospacing="0" w:before="240" w:lineRule="auto"/>
        <w:ind w:left="720" w:hanging="360"/>
      </w:pPr>
      <w:r w:rsidDel="00000000" w:rsidR="00000000" w:rsidRPr="00000000">
        <w:rPr>
          <w:rtl w:val="0"/>
        </w:rPr>
        <w:t xml:space="preserve">Gapone không lưu trữ API key của AI Provider gốc</w:t>
      </w:r>
    </w:p>
    <w:p w:rsidR="00000000" w:rsidDel="00000000" w:rsidP="00000000" w:rsidRDefault="00000000" w:rsidRPr="00000000" w14:paraId="0000075F">
      <w:pPr>
        <w:numPr>
          <w:ilvl w:val="0"/>
          <w:numId w:val="34"/>
        </w:numPr>
        <w:spacing w:after="0" w:afterAutospacing="0" w:before="0" w:beforeAutospacing="0" w:lineRule="auto"/>
        <w:ind w:left="720" w:hanging="360"/>
      </w:pPr>
      <w:r w:rsidDel="00000000" w:rsidR="00000000" w:rsidRPr="00000000">
        <w:rPr>
          <w:rtl w:val="0"/>
        </w:rPr>
        <w:t xml:space="preserve">Mọi thay đổi về model AI được thực hiện tại GAPIT</w:t>
      </w:r>
    </w:p>
    <w:p w:rsidR="00000000" w:rsidDel="00000000" w:rsidP="00000000" w:rsidRDefault="00000000" w:rsidRPr="00000000" w14:paraId="00000760">
      <w:pPr>
        <w:numPr>
          <w:ilvl w:val="0"/>
          <w:numId w:val="34"/>
        </w:numPr>
        <w:spacing w:after="240" w:before="0" w:beforeAutospacing="0" w:lineRule="auto"/>
        <w:ind w:left="720" w:hanging="360"/>
      </w:pPr>
      <w:r w:rsidDel="00000000" w:rsidR="00000000" w:rsidRPr="00000000">
        <w:rPr>
          <w:rtl w:val="0"/>
        </w:rPr>
        <w:t xml:space="preserve">Gapone phụ thuộc vào tính sẵn sàng của GAPIT khi sử dụng chế độ này</w:t>
      </w:r>
    </w:p>
    <w:p w:rsidR="00000000" w:rsidDel="00000000" w:rsidP="00000000" w:rsidRDefault="00000000" w:rsidRPr="00000000" w14:paraId="00000761">
      <w:pPr>
        <w:spacing w:after="240" w:before="240" w:lineRule="auto"/>
        <w:rPr/>
      </w:pPr>
      <w:r w:rsidDel="00000000" w:rsidR="00000000" w:rsidRPr="00000000">
        <w:rPr>
          <w:rtl w:val="0"/>
        </w:rPr>
      </w:r>
    </w:p>
    <w:p w:rsidR="00000000" w:rsidDel="00000000" w:rsidP="00000000" w:rsidRDefault="00000000" w:rsidRPr="00000000" w14:paraId="00000762">
      <w:pPr>
        <w:pStyle w:val="Heading4"/>
        <w:spacing w:after="240" w:before="240" w:lineRule="auto"/>
        <w:rPr/>
      </w:pPr>
      <w:bookmarkStart w:colFirst="0" w:colLast="0" w:name="_s8uclhsxwln4" w:id="56"/>
      <w:bookmarkEnd w:id="56"/>
      <w:r w:rsidDel="00000000" w:rsidR="00000000" w:rsidRPr="00000000">
        <w:rPr>
          <w:rtl w:val="0"/>
        </w:rPr>
        <w:t xml:space="preserve">8.1.2 Tổng quan thiết kế:</w:t>
      </w:r>
    </w:p>
    <w:p w:rsidR="00000000" w:rsidDel="00000000" w:rsidP="00000000" w:rsidRDefault="00000000" w:rsidRPr="00000000" w14:paraId="00000763">
      <w:pPr>
        <w:rPr/>
      </w:pPr>
      <w:r w:rsidDel="00000000" w:rsidR="00000000" w:rsidRPr="00000000">
        <w:rPr/>
        <w:drawing>
          <wp:inline distB="114300" distT="114300" distL="114300" distR="114300">
            <wp:extent cx="5731200" cy="2832100"/>
            <wp:effectExtent b="0" l="0" r="0" t="0"/>
            <wp:docPr id="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Link ảnh: </w:t>
      </w:r>
      <w:hyperlink r:id="rId35">
        <w:r w:rsidDel="00000000" w:rsidR="00000000" w:rsidRPr="00000000">
          <w:rPr>
            <w:color w:val="0000ee"/>
            <w:u w:val="single"/>
            <w:rtl w:val="0"/>
          </w:rPr>
          <w:t xml:space="preserve">AI Chatbot GO-Token (1).png</w:t>
        </w:r>
      </w:hyperlink>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Bảng mô tả chi tiết:</w:t>
      </w:r>
    </w:p>
    <w:p w:rsidR="00000000" w:rsidDel="00000000" w:rsidP="00000000" w:rsidRDefault="00000000" w:rsidRPr="00000000" w14:paraId="00000767">
      <w:pPr>
        <w:rPr>
          <w:i w:val="1"/>
          <w:iCs w:val="1"/>
        </w:rPr>
      </w:pPr>
      <w:r w:rsidDel="00000000" w:rsidR="00000000" w:rsidRPr="00000000">
        <w:rPr>
          <w:i w:val="1"/>
          <w:iCs w:val="1"/>
          <w:rtl w:val="0"/>
        </w:rPr>
        <w:t xml:space="preserve">Lưu ý: Vì hình ảnh không đủ khả năng ghi hết mọi bước chi tiết nên chỉ đánh số luồng chính, các yêu cầu phụ và luồng phụ đi kèm luồng chính được mô tả chi tiết ở bảng dưới đây dưới dạng phân tách ý </w:t>
      </w:r>
    </w:p>
    <w:p w:rsidR="00000000" w:rsidDel="00000000" w:rsidP="00000000" w:rsidRDefault="00000000" w:rsidRPr="00000000" w14:paraId="00000768">
      <w:pPr>
        <w:rPr>
          <w:i w:val="1"/>
          <w:iCs w:val="1"/>
        </w:rPr>
      </w:pPr>
      <w:r w:rsidDel="00000000" w:rsidR="00000000" w:rsidRPr="00000000">
        <w:rPr>
          <w:i w:val="1"/>
          <w:iCs w:val="1"/>
          <w:rtl w:val="0"/>
        </w:rPr>
        <w:t xml:space="preserve">VD: bước 2 có 2a,2b,2c… 2a,2b,2c là các bước phụ mà hệ thống cần thực hiện để phục vụ cho các luồng chính hoạt động ổn định. 2a,2b,2c có thể là bổ sung cho 2.1, 2.2 trong ảnh hoặc không. </w:t>
      </w:r>
    </w:p>
    <w:tbl>
      <w:tblPr>
        <w:tblStyle w:val="Table3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5.0181851283304"/>
        <w:gridCol w:w="3618.741729800854"/>
        <w:gridCol w:w="1925.5689938389864"/>
        <w:gridCol w:w="2836.182902255453"/>
        <w:tblGridChange w:id="0">
          <w:tblGrid>
            <w:gridCol w:w="645.0181851283304"/>
            <w:gridCol w:w="3618.741729800854"/>
            <w:gridCol w:w="1925.5689938389864"/>
            <w:gridCol w:w="2836.18290225545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jc w:val="center"/>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jc w:val="center"/>
              <w:rPr/>
            </w:pPr>
            <w:r w:rsidDel="00000000" w:rsidR="00000000" w:rsidRPr="00000000">
              <w:rPr>
                <w:b w:val="1"/>
                <w:bCs w:val="1"/>
                <w:rtl w:val="0"/>
              </w:rPr>
              <w:t xml:space="preserve">Đối tượng /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C">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Tài khoản GAPIT kết nối tới các AI Provider (OpenAI, Claude, Gemini, …) để thiết lập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GAPIT Admin / GAPIT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API key phải được lưu trữ </w:t>
            </w:r>
            <w:r w:rsidDel="00000000" w:rsidR="00000000" w:rsidRPr="00000000">
              <w:rPr>
                <w:b w:val="1"/>
                <w:bCs w:val="1"/>
                <w:rtl w:val="0"/>
              </w:rPr>
              <w:t xml:space="preserve">bảo mật</w:t>
            </w:r>
            <w:r w:rsidDel="00000000" w:rsidR="00000000" w:rsidRPr="00000000">
              <w:rPr>
                <w:rtl w:val="0"/>
              </w:rPr>
              <w:t xml:space="preserve">, không chia sẻ cho hệ thống khác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GAPIT AI Gateway đồng bộ danh sách AI Provider và các Model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Model chỉ được </w:t>
            </w:r>
            <w:commentRangeStart w:id="8"/>
            <w:commentRangeStart w:id="9"/>
            <w:r w:rsidDel="00000000" w:rsidR="00000000" w:rsidRPr="00000000">
              <w:rPr>
                <w:rtl w:val="0"/>
              </w:rPr>
              <w:t xml:space="preserve">expose dưới dạng </w:t>
            </w:r>
            <w:r w:rsidDel="00000000" w:rsidR="00000000" w:rsidRPr="00000000">
              <w:rPr>
                <w:b w:val="1"/>
                <w:bCs w:val="1"/>
                <w:rtl w:val="0"/>
              </w:rPr>
              <w:t xml:space="preserve">logical model</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GAPIT AI Gateway cấu hình mapping Provider ↔ Model ↔ Token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Mỗi model phải có rule token riêng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GAPIT AI Gateway thiết lập quota và giới hạn token (GO-Token) theo License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Quota phải gắn với license, không gắn trực tiếp user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2c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GAPIT AI Gateway cấp thông tin Gateway (endpoint, provider logic) cho hệ thống Gapone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Gapone </w:t>
            </w:r>
            <w:r w:rsidDel="00000000" w:rsidR="00000000" w:rsidRPr="00000000">
              <w:rPr>
                <w:b w:val="1"/>
                <w:bCs w:val="1"/>
                <w:rtl w:val="0"/>
              </w:rPr>
              <w:t xml:space="preserve">không nhận API key AI Provider</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GAPIT AI Gateway được thiết lập chế độ phân công model tự động theo quy tắc round-robin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Round-robin được kích hoạt khi user chọn trợ lý AI trong kịch bản tự động hóa. Model AI sẽ được phân công theo round-robin vào các session hội thoại.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Gapone Conversation cấu hình sử dụng AI thông qua 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Gapone Conversation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Chỉ được chọn </w:t>
            </w:r>
            <w:r w:rsidDel="00000000" w:rsidR="00000000" w:rsidRPr="00000000">
              <w:rPr>
                <w:b w:val="1"/>
                <w:bCs w:val="1"/>
                <w:rtl w:val="0"/>
              </w:rPr>
              <w:t xml:space="preserve">GAPIT</w:t>
            </w:r>
            <w:r w:rsidDel="00000000" w:rsidR="00000000" w:rsidRPr="00000000">
              <w:rPr>
                <w:rtl w:val="0"/>
              </w:rPr>
              <w:t xml:space="preserve"> như AI Provider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Người dùng chọn nhà cung cấp là GAPITt trong Gapone Conversation. API sẽ tự động được call để kết nối tới GAPIT AI Gateway dựa theo license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End User / Gapone Conversation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Chỉ cho phép chọn nhà cung cấp GAPIT. Không được chọn model và nhập mã kết nối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Người dùng gửi nội dung hội thoại (prompt,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End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Không can thiệp trực tiếp vào token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3b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Gapone Conversation gửi AI request (model, license, prompt, context) tới 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Gapone Conversation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Chỉ gọi </w:t>
            </w:r>
            <w:r w:rsidDel="00000000" w:rsidR="00000000" w:rsidRPr="00000000">
              <w:rPr>
                <w:b w:val="1"/>
                <w:bCs w:val="1"/>
                <w:rtl w:val="0"/>
              </w:rPr>
              <w:t xml:space="preserve">1 gateway endpoint duy nhất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GAPIT AI Gateway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Yêu cầu phản hồi realtime hoặc càng nhanh càng tốt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GAPIT AI Gateway xác thực license, PO và trạng thái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License hết hạn phải bị từ chối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GAPIT AI Gateway kiểm tra PO và giới hạn GO-Token (tương ứng bước 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Không cho phép vượt PO khả dụng (nếu vượt qua PO gần hết giới hạn mà người dùng đã mua thêm PO mới thì sẽ chạy tiếp, chưa mua sẽ ngưng chạy)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4c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GAPIT AI Gateway từ chối request nếu PO không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Phải trả mã lỗi chuẩn hoá</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4d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GAPIT AI Gateway định tuyến request đến AI Provider tương ứng (tương ứng bước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Routing do GAPIT AI Gateway kiểm soát hoàn toàn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4e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AI Provider xử lý request và sinh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AI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rPr/>
            </w:pPr>
            <w:commentRangeStart w:id="10"/>
            <w:r w:rsidDel="00000000" w:rsidR="00000000" w:rsidRPr="00000000">
              <w:rPr>
                <w:rtl w:val="0"/>
              </w:rPr>
              <w:t xml:space="preserve">Không nhận biết user hoặc license cuối</w:t>
            </w:r>
            <w:commentRangeEnd w:id="10"/>
            <w:r w:rsidDel="00000000" w:rsidR="00000000" w:rsidRPr="00000000">
              <w:commentReference w:id="10"/>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4f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AI Provider trả về nội dung + token usage tương ứng với 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AI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Token usage phải đầy đủ cho billing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GAPIT ghi nhận token tiêu thụ theo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Token phải được log chính xác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GAPIT AI Gateway trừ PO tương ứng với token đã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Trừ quota phải đảm bảo atomic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5b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Gapone xử lý các trường hợp lỗi (quota, token, provider 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Gapone Conversation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Không retry trực tiếp AI Provider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GAPIT AI Gateway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Kết quả báo cáo được hiển thị cho người dùng tại Gapone Conversation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6a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GAPIT AI Gateway lưu log phục vụ billing &amp; audit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Log không được chỉnh sửa thủ công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6b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GAPIT AI Gateway ghi nhận tiêu thụ token đối soát với AI Provider để tiến hành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GAPIT AI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Báo cáo lưu lại trong database. Có total sum rõ ràng từng mục và total sum tổng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AI provider đếm token đã tiêu thụ, tiến hành charge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AI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7a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GAPIT company tiến hành thanh toán.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Dựa trên tài khoản đã mở </w:t>
            </w:r>
          </w:p>
        </w:tc>
      </w:tr>
    </w:tbl>
    <w:p w:rsidR="00000000" w:rsidDel="00000000" w:rsidP="00000000" w:rsidRDefault="00000000" w:rsidRPr="00000000" w14:paraId="000007D1">
      <w:pPr>
        <w:pStyle w:val="Heading3"/>
        <w:keepNext w:val="0"/>
        <w:keepLines w:val="0"/>
        <w:spacing w:after="80" w:lineRule="auto"/>
        <w:rPr/>
      </w:pPr>
      <w:bookmarkStart w:colFirst="0" w:colLast="0" w:name="_jmh2tuh4kiit" w:id="57"/>
      <w:bookmarkEnd w:id="57"/>
      <w:r w:rsidDel="00000000" w:rsidR="00000000" w:rsidRPr="00000000">
        <w:rPr>
          <w:rtl w:val="0"/>
        </w:rPr>
        <w:t xml:space="preserve">8.2. Định nghĩa &amp; vai trò của GAPIT AI Gateway</w:t>
      </w:r>
    </w:p>
    <w:p w:rsidR="00000000" w:rsidDel="00000000" w:rsidP="00000000" w:rsidRDefault="00000000" w:rsidRPr="00000000" w14:paraId="000007D2">
      <w:pPr>
        <w:keepNext w:val="0"/>
        <w:keepLines w:val="0"/>
        <w:spacing w:before="280" w:lineRule="auto"/>
        <w:rPr>
          <w:b w:val="1"/>
          <w:bCs w:val="1"/>
        </w:rPr>
      </w:pPr>
      <w:r w:rsidDel="00000000" w:rsidR="00000000" w:rsidRPr="00000000">
        <w:rPr>
          <w:b w:val="1"/>
          <w:bCs w:val="1"/>
          <w:rtl w:val="0"/>
        </w:rPr>
        <w:t xml:space="preserve">Định nghĩa</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GAPIT</w:t>
      </w:r>
      <w:r w:rsidDel="00000000" w:rsidR="00000000" w:rsidRPr="00000000">
        <w:rPr>
          <w:rtl w:val="0"/>
        </w:rPr>
        <w:t xml:space="preserve"> là hệ thống AI Gateway có thể nằm ẩn trong GAPONE CONVERSATION hoặc được xây dựng bên ngoài (Technical lead và team dev đánh giá độ khả thi của 2 phương án), hoạt động như một dịch vụ bên ngoài (external service), cung cấp API public và cơ chế xác thực riêng.</w:t>
      </w:r>
    </w:p>
    <w:p w:rsidR="00000000" w:rsidDel="00000000" w:rsidP="00000000" w:rsidRDefault="00000000" w:rsidRPr="00000000" w14:paraId="000007D4">
      <w:pPr>
        <w:keepNext w:val="0"/>
        <w:keepLines w:val="0"/>
        <w:spacing w:before="280" w:lineRule="auto"/>
        <w:rPr>
          <w:b w:val="1"/>
          <w:bCs w:val="1"/>
        </w:rPr>
      </w:pPr>
      <w:r w:rsidDel="00000000" w:rsidR="00000000" w:rsidRPr="00000000">
        <w:rPr>
          <w:b w:val="1"/>
          <w:bCs w:val="1"/>
          <w:rtl w:val="0"/>
        </w:rPr>
        <w:t xml:space="preserve">Vai trò</w:t>
      </w:r>
    </w:p>
    <w:p w:rsidR="00000000" w:rsidDel="00000000" w:rsidP="00000000" w:rsidRDefault="00000000" w:rsidRPr="00000000" w14:paraId="000007D5">
      <w:pPr>
        <w:spacing w:after="240" w:before="240" w:lineRule="auto"/>
        <w:rPr/>
      </w:pPr>
      <w:r w:rsidDel="00000000" w:rsidR="00000000" w:rsidRPr="00000000">
        <w:rPr>
          <w:rtl w:val="0"/>
        </w:rPr>
        <w:t xml:space="preserve">GAPIT đảm nhiệm các vai trò sau:</w:t>
      </w:r>
    </w:p>
    <w:p w:rsidR="00000000" w:rsidDel="00000000" w:rsidP="00000000" w:rsidRDefault="00000000" w:rsidRPr="00000000" w14:paraId="000007D6">
      <w:pPr>
        <w:numPr>
          <w:ilvl w:val="0"/>
          <w:numId w:val="12"/>
        </w:numPr>
        <w:spacing w:after="0" w:afterAutospacing="0" w:before="240" w:lineRule="auto"/>
        <w:ind w:left="720" w:hanging="360"/>
      </w:pPr>
      <w:r w:rsidDel="00000000" w:rsidR="00000000" w:rsidRPr="00000000">
        <w:rPr>
          <w:b w:val="1"/>
          <w:bCs w:val="1"/>
          <w:rtl w:val="0"/>
        </w:rPr>
        <w:t xml:space="preserve">AI Gateway</w:t>
      </w:r>
      <w:r w:rsidDel="00000000" w:rsidR="00000000" w:rsidRPr="00000000">
        <w:rPr>
          <w:rtl w:val="0"/>
        </w:rPr>
        <w:t xml:space="preserve">: Trung gian xử lý toàn bộ request AI từ Gapone</w:t>
      </w:r>
    </w:p>
    <w:p w:rsidR="00000000" w:rsidDel="00000000" w:rsidP="00000000" w:rsidRDefault="00000000" w:rsidRPr="00000000" w14:paraId="000007D7">
      <w:pPr>
        <w:numPr>
          <w:ilvl w:val="0"/>
          <w:numId w:val="12"/>
        </w:numPr>
        <w:spacing w:after="0" w:afterAutospacing="0" w:before="0" w:beforeAutospacing="0" w:lineRule="auto"/>
        <w:ind w:left="720" w:hanging="360"/>
      </w:pPr>
      <w:r w:rsidDel="00000000" w:rsidR="00000000" w:rsidRPr="00000000">
        <w:rPr>
          <w:b w:val="1"/>
          <w:bCs w:val="1"/>
          <w:rtl w:val="0"/>
        </w:rPr>
        <w:t xml:space="preserve">Model Aggregator</w:t>
      </w:r>
      <w:r w:rsidDel="00000000" w:rsidR="00000000" w:rsidRPr="00000000">
        <w:rPr>
          <w:rtl w:val="0"/>
        </w:rPr>
        <w:t xml:space="preserve">: Tích hợp và quản lý nhiều model AI từ nhiều nhà cung cấp khác nhau</w:t>
      </w:r>
    </w:p>
    <w:p w:rsidR="00000000" w:rsidDel="00000000" w:rsidP="00000000" w:rsidRDefault="00000000" w:rsidRPr="00000000" w14:paraId="000007D8">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Auto Round-robin Assignment:</w:t>
      </w:r>
      <w:r w:rsidDel="00000000" w:rsidR="00000000" w:rsidRPr="00000000">
        <w:rPr>
          <w:rtl w:val="0"/>
        </w:rPr>
        <w:t xml:space="preserve"> Tự động phân công các model AI vào những session cần xử lý</w:t>
      </w:r>
    </w:p>
    <w:p w:rsidR="00000000" w:rsidDel="00000000" w:rsidP="00000000" w:rsidRDefault="00000000" w:rsidRPr="00000000" w14:paraId="000007D9">
      <w:pPr>
        <w:numPr>
          <w:ilvl w:val="0"/>
          <w:numId w:val="12"/>
        </w:numPr>
        <w:spacing w:after="0" w:afterAutospacing="0" w:before="0" w:beforeAutospacing="0" w:lineRule="auto"/>
        <w:ind w:left="720" w:hanging="360"/>
      </w:pPr>
      <w:r w:rsidDel="00000000" w:rsidR="00000000" w:rsidRPr="00000000">
        <w:rPr>
          <w:b w:val="1"/>
          <w:bCs w:val="1"/>
          <w:rtl w:val="0"/>
        </w:rPr>
        <w:t xml:space="preserve">Quota Manager</w:t>
      </w:r>
      <w:r w:rsidDel="00000000" w:rsidR="00000000" w:rsidRPr="00000000">
        <w:rPr>
          <w:rtl w:val="0"/>
        </w:rPr>
        <w:t xml:space="preserve">: Phân bổ, giới hạn và giám sát quota sử dụng AI theo license/user</w:t>
      </w:r>
    </w:p>
    <w:p w:rsidR="00000000" w:rsidDel="00000000" w:rsidP="00000000" w:rsidRDefault="00000000" w:rsidRPr="00000000" w14:paraId="000007DA">
      <w:pPr>
        <w:numPr>
          <w:ilvl w:val="0"/>
          <w:numId w:val="12"/>
        </w:numPr>
        <w:spacing w:after="0" w:afterAutospacing="0" w:before="0" w:beforeAutospacing="0" w:lineRule="auto"/>
        <w:ind w:left="720" w:hanging="360"/>
      </w:pPr>
      <w:r w:rsidDel="00000000" w:rsidR="00000000" w:rsidRPr="00000000">
        <w:rPr>
          <w:b w:val="1"/>
          <w:bCs w:val="1"/>
          <w:rtl w:val="0"/>
        </w:rPr>
        <w:t xml:space="preserve">Billing &amp; Token Tracking</w:t>
      </w:r>
      <w:r w:rsidDel="00000000" w:rsidR="00000000" w:rsidRPr="00000000">
        <w:rPr>
          <w:rtl w:val="0"/>
        </w:rPr>
        <w:t xml:space="preserve">: Ghi nhận token usage, phục vụ báo cáo và tính phí</w:t>
      </w:r>
    </w:p>
    <w:p w:rsidR="00000000" w:rsidDel="00000000" w:rsidP="00000000" w:rsidRDefault="00000000" w:rsidRPr="00000000" w14:paraId="000007DB">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PO</w:t>
      </w:r>
      <w:r w:rsidDel="00000000" w:rsidR="00000000" w:rsidRPr="00000000">
        <w:rPr>
          <w:rtl w:val="0"/>
        </w:rPr>
        <w:t xml:space="preserve">: Quản lý và chuyển đổi Token/quota sang Oder Purchase - Một dạng quản lý tài nguyên của Gapone, </w:t>
      </w:r>
    </w:p>
    <w:p w:rsidR="00000000" w:rsidDel="00000000" w:rsidP="00000000" w:rsidRDefault="00000000" w:rsidRPr="00000000" w14:paraId="000007DC">
      <w:pPr>
        <w:spacing w:after="240" w:before="240" w:lineRule="auto"/>
        <w:rPr/>
      </w:pPr>
      <w:r w:rsidDel="00000000" w:rsidR="00000000" w:rsidRPr="00000000">
        <w:rPr>
          <w:rtl w:val="0"/>
        </w:rPr>
        <w:t xml:space="preserve">Gapone không kết nối trực tiếp với AI Provider gốc khi sử dụng GAPIT.</w:t>
      </w:r>
    </w:p>
    <w:p w:rsidR="00000000" w:rsidDel="00000000" w:rsidP="00000000" w:rsidRDefault="00000000" w:rsidRPr="00000000" w14:paraId="000007DD">
      <w:pPr>
        <w:pStyle w:val="Heading3"/>
        <w:keepNext w:val="0"/>
        <w:keepLines w:val="0"/>
        <w:spacing w:after="80" w:lineRule="auto"/>
        <w:rPr/>
      </w:pPr>
      <w:bookmarkStart w:colFirst="0" w:colLast="0" w:name="_oq21eck34huy" w:id="58"/>
      <w:bookmarkEnd w:id="58"/>
      <w:r w:rsidDel="00000000" w:rsidR="00000000" w:rsidRPr="00000000">
        <w:rPr>
          <w:rtl w:val="0"/>
        </w:rPr>
        <w:t xml:space="preserve">8.3. Cấu hình AI khi sử dụng GAPIT</w:t>
      </w:r>
    </w:p>
    <w:p w:rsidR="00000000" w:rsidDel="00000000" w:rsidP="00000000" w:rsidRDefault="00000000" w:rsidRPr="00000000" w14:paraId="000007DE">
      <w:pPr>
        <w:pStyle w:val="Heading4"/>
        <w:keepNext w:val="0"/>
        <w:keepLines w:val="0"/>
        <w:spacing w:before="280" w:lineRule="auto"/>
        <w:rPr/>
      </w:pPr>
      <w:bookmarkStart w:colFirst="0" w:colLast="0" w:name="_wuiqyljywi6n" w:id="59"/>
      <w:bookmarkEnd w:id="59"/>
      <w:r w:rsidDel="00000000" w:rsidR="00000000" w:rsidRPr="00000000">
        <w:rPr>
          <w:rtl w:val="0"/>
        </w:rPr>
        <w:t xml:space="preserve">8.3.1. Mô tả trường dữ liệu (bổ sung) khi user chọn nhà cung cấp GAPIT</w:t>
      </w:r>
    </w:p>
    <w:p w:rsidR="00000000" w:rsidDel="00000000" w:rsidP="00000000" w:rsidRDefault="00000000" w:rsidRPr="00000000" w14:paraId="000007DF">
      <w:pPr>
        <w:spacing w:after="240" w:before="240" w:lineRule="auto"/>
        <w:rPr/>
      </w:pPr>
      <w:r w:rsidDel="00000000" w:rsidR="00000000" w:rsidRPr="00000000">
        <w:rPr>
          <w:rtl w:val="0"/>
        </w:rPr>
        <w:t xml:space="preserve">Khi người dùng chọn </w:t>
      </w:r>
      <w:r w:rsidDel="00000000" w:rsidR="00000000" w:rsidRPr="00000000">
        <w:rPr>
          <w:b w:val="1"/>
          <w:bCs w:val="1"/>
          <w:rtl w:val="0"/>
        </w:rPr>
        <w:t xml:space="preserve">Nhà cung cấp AI = GAPIT</w:t>
      </w:r>
      <w:r w:rsidDel="00000000" w:rsidR="00000000" w:rsidRPr="00000000">
        <w:rPr>
          <w:rtl w:val="0"/>
        </w:rPr>
        <w:t xml:space="preserve">, hệ thống yêu cầu các thông tin sau:</w:t>
      </w:r>
    </w:p>
    <w:tbl>
      <w:tblPr>
        <w:tblStyle w:val="Table34"/>
        <w:tblW w:w="7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0"/>
        <w:gridCol w:w="5375"/>
        <w:tblGridChange w:id="0">
          <w:tblGrid>
            <w:gridCol w:w="1820"/>
            <w:gridCol w:w="53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AI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GAPIT (cố định)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GAPIT API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API key do GAPIT cấp cho license/user/org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Model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Hiển thị xám (không khả dụng), không cho phép người dùng lựa chọn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API key/mã kết nối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Hiển thị xám (không khả dụng), không cho phép người dùng lựa chọn</w:t>
            </w:r>
          </w:p>
        </w:tc>
      </w:tr>
    </w:tbl>
    <w:p w:rsidR="00000000" w:rsidDel="00000000" w:rsidP="00000000" w:rsidRDefault="00000000" w:rsidRPr="00000000" w14:paraId="000007EA">
      <w:pPr>
        <w:pStyle w:val="Heading4"/>
        <w:keepNext w:val="0"/>
        <w:keepLines w:val="0"/>
        <w:spacing w:before="280" w:lineRule="auto"/>
        <w:rPr>
          <w:b w:val="0"/>
          <w:bCs w:val="0"/>
          <w:u w:val="none"/>
        </w:rPr>
      </w:pPr>
      <w:bookmarkStart w:colFirst="0" w:colLast="0" w:name="_dwvmlydudg6g" w:id="60"/>
      <w:bookmarkEnd w:id="60"/>
      <w:r w:rsidDel="00000000" w:rsidR="00000000" w:rsidRPr="00000000">
        <w:rPr>
          <w:b w:val="0"/>
          <w:bCs w:val="0"/>
          <w:u w:val="none"/>
          <w:rtl w:val="0"/>
        </w:rPr>
        <w:t xml:space="preserve">8.3.2. Giao diện minh họa:</w:t>
      </w:r>
    </w:p>
    <w:p w:rsidR="00000000" w:rsidDel="00000000" w:rsidP="00000000" w:rsidRDefault="00000000" w:rsidRPr="00000000" w14:paraId="000007EB">
      <w:pPr>
        <w:rPr/>
      </w:pPr>
      <w:r w:rsidDel="00000000" w:rsidR="00000000" w:rsidRPr="00000000">
        <w:rPr/>
        <w:drawing>
          <wp:inline distB="114300" distT="114300" distL="114300" distR="114300">
            <wp:extent cx="5731200" cy="6146800"/>
            <wp:effectExtent b="0" l="0" r="0" t="0"/>
            <wp:docPr id="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312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pStyle w:val="Heading4"/>
        <w:keepNext w:val="0"/>
        <w:keepLines w:val="0"/>
        <w:spacing w:before="280" w:lineRule="auto"/>
        <w:rPr/>
      </w:pPr>
      <w:bookmarkStart w:colFirst="0" w:colLast="0" w:name="_eamvchz1xi41" w:id="61"/>
      <w:bookmarkEnd w:id="61"/>
      <w:r w:rsidDel="00000000" w:rsidR="00000000" w:rsidRPr="00000000">
        <w:rPr>
          <w:rtl w:val="0"/>
        </w:rPr>
        <w:t xml:space="preserve">8.4.3. GAPIT API Key</w:t>
      </w:r>
    </w:p>
    <w:p w:rsidR="00000000" w:rsidDel="00000000" w:rsidP="00000000" w:rsidRDefault="00000000" w:rsidRPr="00000000" w14:paraId="000007ED">
      <w:pPr>
        <w:numPr>
          <w:ilvl w:val="0"/>
          <w:numId w:val="18"/>
        </w:numPr>
        <w:spacing w:after="0" w:afterAutospacing="0" w:before="240" w:lineRule="auto"/>
        <w:ind w:left="720" w:hanging="360"/>
      </w:pPr>
      <w:r w:rsidDel="00000000" w:rsidR="00000000" w:rsidRPr="00000000">
        <w:rPr>
          <w:rtl w:val="0"/>
        </w:rPr>
        <w:t xml:space="preserve">GAPIT API Key được cấp bởi hệ thống GAPIT</w:t>
      </w:r>
    </w:p>
    <w:p w:rsidR="00000000" w:rsidDel="00000000" w:rsidP="00000000" w:rsidRDefault="00000000" w:rsidRPr="00000000" w14:paraId="000007EE">
      <w:pPr>
        <w:numPr>
          <w:ilvl w:val="0"/>
          <w:numId w:val="18"/>
        </w:numPr>
        <w:spacing w:after="0" w:afterAutospacing="0" w:before="0" w:beforeAutospacing="0" w:lineRule="auto"/>
        <w:ind w:left="720" w:hanging="360"/>
      </w:pPr>
      <w:r w:rsidDel="00000000" w:rsidR="00000000" w:rsidRPr="00000000">
        <w:rPr>
          <w:rtl w:val="0"/>
        </w:rPr>
        <w:t xml:space="preserve">API key có thể được gắn với:</w:t>
      </w:r>
    </w:p>
    <w:p w:rsidR="00000000" w:rsidDel="00000000" w:rsidP="00000000" w:rsidRDefault="00000000" w:rsidRPr="00000000" w14:paraId="000007EF">
      <w:pPr>
        <w:numPr>
          <w:ilvl w:val="1"/>
          <w:numId w:val="18"/>
        </w:numPr>
        <w:spacing w:after="0" w:afterAutospacing="0" w:before="0" w:beforeAutospacing="0" w:lineRule="auto"/>
        <w:ind w:left="1440" w:hanging="360"/>
      </w:pPr>
      <w:r w:rsidDel="00000000" w:rsidR="00000000" w:rsidRPr="00000000">
        <w:rPr>
          <w:rtl w:val="0"/>
        </w:rPr>
        <w:t xml:space="preserve">License Gapone</w:t>
      </w:r>
    </w:p>
    <w:p w:rsidR="00000000" w:rsidDel="00000000" w:rsidP="00000000" w:rsidRDefault="00000000" w:rsidRPr="00000000" w14:paraId="000007F0">
      <w:pPr>
        <w:numPr>
          <w:ilvl w:val="1"/>
          <w:numId w:val="18"/>
        </w:numPr>
        <w:spacing w:after="0" w:afterAutospacing="0" w:before="0" w:beforeAutospacing="0" w:lineRule="auto"/>
        <w:ind w:left="1440" w:hanging="360"/>
      </w:pPr>
      <w:r w:rsidDel="00000000" w:rsidR="00000000" w:rsidRPr="00000000">
        <w:rPr>
          <w:rtl w:val="0"/>
        </w:rPr>
        <w:t xml:space="preserve">User</w:t>
      </w:r>
    </w:p>
    <w:p w:rsidR="00000000" w:rsidDel="00000000" w:rsidP="00000000" w:rsidRDefault="00000000" w:rsidRPr="00000000" w14:paraId="000007F1">
      <w:pPr>
        <w:numPr>
          <w:ilvl w:val="1"/>
          <w:numId w:val="18"/>
        </w:numPr>
        <w:spacing w:after="0" w:afterAutospacing="0" w:before="0" w:beforeAutospacing="0" w:lineRule="auto"/>
        <w:ind w:left="1440" w:hanging="360"/>
      </w:pPr>
      <w:r w:rsidDel="00000000" w:rsidR="00000000" w:rsidRPr="00000000">
        <w:rPr>
          <w:rtl w:val="0"/>
        </w:rPr>
        <w:t xml:space="preserve">Organization</w:t>
      </w:r>
    </w:p>
    <w:p w:rsidR="00000000" w:rsidDel="00000000" w:rsidP="00000000" w:rsidRDefault="00000000" w:rsidRPr="00000000" w14:paraId="000007F2">
      <w:pPr>
        <w:numPr>
          <w:ilvl w:val="1"/>
          <w:numId w:val="18"/>
        </w:numPr>
        <w:spacing w:after="0" w:afterAutospacing="0" w:before="0" w:beforeAutospacing="0" w:lineRule="auto"/>
        <w:ind w:left="1440" w:hanging="360"/>
      </w:pPr>
      <w:r w:rsidDel="00000000" w:rsidR="00000000" w:rsidRPr="00000000">
        <w:rPr>
          <w:rtl w:val="0"/>
        </w:rPr>
        <w:t xml:space="preserve">AI Instance</w:t>
      </w:r>
    </w:p>
    <w:p w:rsidR="00000000" w:rsidDel="00000000" w:rsidP="00000000" w:rsidRDefault="00000000" w:rsidRPr="00000000" w14:paraId="000007F3">
      <w:pPr>
        <w:numPr>
          <w:ilvl w:val="0"/>
          <w:numId w:val="18"/>
        </w:numPr>
        <w:spacing w:after="0" w:afterAutospacing="0" w:before="0" w:beforeAutospacing="0" w:lineRule="auto"/>
        <w:ind w:left="720" w:hanging="360"/>
      </w:pPr>
      <w:r w:rsidDel="00000000" w:rsidR="00000000" w:rsidRPr="00000000">
        <w:rPr>
          <w:rtl w:val="0"/>
        </w:rPr>
        <w:t xml:space="preserve">Một license có thể có một hoặc nhiều GAPIT API key</w:t>
      </w:r>
    </w:p>
    <w:p w:rsidR="00000000" w:rsidDel="00000000" w:rsidP="00000000" w:rsidRDefault="00000000" w:rsidRPr="00000000" w14:paraId="000007F4">
      <w:pPr>
        <w:numPr>
          <w:ilvl w:val="0"/>
          <w:numId w:val="18"/>
        </w:numPr>
        <w:spacing w:after="0" w:afterAutospacing="0" w:before="0" w:beforeAutospacing="0" w:lineRule="auto"/>
        <w:ind w:left="720" w:hanging="360"/>
      </w:pPr>
      <w:r w:rsidDel="00000000" w:rsidR="00000000" w:rsidRPr="00000000">
        <w:rPr>
          <w:rtl w:val="0"/>
        </w:rPr>
        <w:t xml:space="preserve">API key được sử dụng để:</w:t>
      </w:r>
    </w:p>
    <w:p w:rsidR="00000000" w:rsidDel="00000000" w:rsidP="00000000" w:rsidRDefault="00000000" w:rsidRPr="00000000" w14:paraId="000007F5">
      <w:pPr>
        <w:numPr>
          <w:ilvl w:val="1"/>
          <w:numId w:val="18"/>
        </w:numPr>
        <w:spacing w:after="0" w:afterAutospacing="0" w:before="0" w:beforeAutospacing="0" w:lineRule="auto"/>
        <w:ind w:left="1440" w:hanging="360"/>
      </w:pPr>
      <w:r w:rsidDel="00000000" w:rsidR="00000000" w:rsidRPr="00000000">
        <w:rPr>
          <w:rtl w:val="0"/>
        </w:rPr>
        <w:t xml:space="preserve">Xác thực request từ Gapone đến GAPIT</w:t>
      </w:r>
    </w:p>
    <w:p w:rsidR="00000000" w:rsidDel="00000000" w:rsidP="00000000" w:rsidRDefault="00000000" w:rsidRPr="00000000" w14:paraId="000007F6">
      <w:pPr>
        <w:numPr>
          <w:ilvl w:val="1"/>
          <w:numId w:val="18"/>
        </w:numPr>
        <w:spacing w:after="0" w:afterAutospacing="0" w:before="0" w:beforeAutospacing="0" w:lineRule="auto"/>
        <w:ind w:left="1440" w:hanging="360"/>
      </w:pPr>
      <w:r w:rsidDel="00000000" w:rsidR="00000000" w:rsidRPr="00000000">
        <w:rPr>
          <w:rtl w:val="0"/>
        </w:rPr>
        <w:t xml:space="preserve">Ghi nhận token usage</w:t>
      </w:r>
    </w:p>
    <w:p w:rsidR="00000000" w:rsidDel="00000000" w:rsidP="00000000" w:rsidRDefault="00000000" w:rsidRPr="00000000" w14:paraId="000007F7">
      <w:pPr>
        <w:numPr>
          <w:ilvl w:val="1"/>
          <w:numId w:val="18"/>
        </w:numPr>
        <w:spacing w:after="240" w:before="0" w:beforeAutospacing="0" w:lineRule="auto"/>
        <w:ind w:left="1440" w:hanging="360"/>
      </w:pPr>
      <w:r w:rsidDel="00000000" w:rsidR="00000000" w:rsidRPr="00000000">
        <w:rPr>
          <w:rtl w:val="0"/>
        </w:rPr>
        <w:t xml:space="preserve">Áp dụng quota và billing</w:t>
      </w:r>
    </w:p>
    <w:p w:rsidR="00000000" w:rsidDel="00000000" w:rsidP="00000000" w:rsidRDefault="00000000" w:rsidRPr="00000000" w14:paraId="000007F8">
      <w:pPr>
        <w:pStyle w:val="Heading3"/>
        <w:keepNext w:val="0"/>
        <w:keepLines w:val="0"/>
        <w:spacing w:after="80" w:lineRule="auto"/>
        <w:rPr/>
      </w:pPr>
      <w:bookmarkStart w:colFirst="0" w:colLast="0" w:name="_egnuyw7rrlsv" w:id="62"/>
      <w:bookmarkEnd w:id="62"/>
      <w:r w:rsidDel="00000000" w:rsidR="00000000" w:rsidRPr="00000000">
        <w:rPr>
          <w:rtl w:val="0"/>
        </w:rPr>
        <w:t xml:space="preserve">8.4. Quản lý &amp; phân phối Model AI</w:t>
      </w:r>
    </w:p>
    <w:p w:rsidR="00000000" w:rsidDel="00000000" w:rsidP="00000000" w:rsidRDefault="00000000" w:rsidRPr="00000000" w14:paraId="000007F9">
      <w:pPr>
        <w:pStyle w:val="Heading4"/>
        <w:keepNext w:val="0"/>
        <w:keepLines w:val="0"/>
        <w:spacing w:before="280" w:lineRule="auto"/>
        <w:rPr/>
      </w:pPr>
      <w:bookmarkStart w:colFirst="0" w:colLast="0" w:name="_fornmclwexli" w:id="63"/>
      <w:bookmarkEnd w:id="63"/>
      <w:r w:rsidDel="00000000" w:rsidR="00000000" w:rsidRPr="00000000">
        <w:rPr>
          <w:rtl w:val="0"/>
        </w:rPr>
        <w:t xml:space="preserve">8.4.1. Ràng buộc chung</w:t>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Đối tượng/Hạng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Ghi chú bổ 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không có quyền lựa chọn model AI khi lựa chọn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sách Model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Được đánh giá bởi Business Analyst</w:t>
            </w:r>
          </w:p>
          <w:p w:rsidR="00000000" w:rsidDel="00000000" w:rsidP="00000000" w:rsidRDefault="00000000" w:rsidRPr="00000000" w14:paraId="0000080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Lựa chọn và cấu hình bởi đội Technical</w:t>
            </w:r>
          </w:p>
          <w:p w:rsidR="00000000" w:rsidDel="00000000" w:rsidP="00000000" w:rsidRDefault="00000000" w:rsidRPr="00000000" w14:paraId="0000080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Quản lý tập trung tại GAPIT AI Gateway</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6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tắc phân phối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cơ chế Round-robin:</w:t>
            </w:r>
          </w:p>
          <w:p w:rsidR="00000000" w:rsidDel="00000000" w:rsidP="00000000" w:rsidRDefault="00000000" w:rsidRPr="00000000" w14:paraId="00000808">
            <w:pPr>
              <w:numPr>
                <w:ilvl w:val="0"/>
                <w:numId w:val="10"/>
              </w:numPr>
              <w:spacing w:after="0" w:afterAutospacing="0" w:before="240" w:lineRule="auto"/>
              <w:ind w:left="720" w:hanging="360"/>
            </w:pPr>
            <w:r w:rsidDel="00000000" w:rsidR="00000000" w:rsidRPr="00000000">
              <w:rPr>
                <w:rtl w:val="0"/>
              </w:rPr>
              <w:t xml:space="preserve">Mỗi request AI được gán cho một model trong danh sách model hợp lệ</w:t>
            </w:r>
          </w:p>
          <w:p w:rsidR="00000000" w:rsidDel="00000000" w:rsidP="00000000" w:rsidRDefault="00000000" w:rsidRPr="00000000" w14:paraId="00000809">
            <w:pPr>
              <w:numPr>
                <w:ilvl w:val="0"/>
                <w:numId w:val="10"/>
              </w:numPr>
              <w:spacing w:after="240" w:before="0" w:beforeAutospacing="0" w:lineRule="auto"/>
              <w:ind w:left="720" w:hanging="360"/>
            </w:pPr>
            <w:r w:rsidDel="00000000" w:rsidR="00000000" w:rsidRPr="00000000">
              <w:rPr>
                <w:rtl w:val="0"/>
              </w:rPr>
              <w:t xml:space="preserve">Việc phân phối đảm bảo cân bằng tải, tối ưu chi phí, giảm phụ thuộc vào một model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Linh hoạt trong một số trường hợp quá tải request tới AI, sắp hết token hoặc tối ưu khi test bằng limit free của các provider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Session hội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Mỗi session tại một thời điểm chỉ sử dụng một model AI</w:t>
            </w:r>
          </w:p>
          <w:p w:rsidR="00000000" w:rsidDel="00000000" w:rsidP="00000000" w:rsidRDefault="00000000" w:rsidRPr="00000000" w14:paraId="0000080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Một Model có thể cùng lúc xử lý nhiều session hội thoại</w:t>
            </w:r>
          </w:p>
          <w:p w:rsidR="00000000" w:rsidDel="00000000" w:rsidP="00000000" w:rsidRDefault="00000000" w:rsidRPr="00000000" w14:paraId="0000080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Xử lý liên tục trong một session hội thoại cho tới khi cuộc hội thoại</w:t>
            </w:r>
            <w:r w:rsidDel="00000000" w:rsidR="00000000" w:rsidRPr="00000000">
              <w:rPr>
                <w:b w:val="1"/>
                <w:bCs w:val="1"/>
                <w:rtl w:val="0"/>
              </w:rPr>
              <w:t xml:space="preserve"> được đóng</w:t>
            </w:r>
            <w:r w:rsidDel="00000000" w:rsidR="00000000" w:rsidRPr="00000000">
              <w:rPr>
                <w:rtl w:val="0"/>
              </w:rPr>
              <w:t xml:space="preserve"> (tự động bởi hệ thống khi khách không rep), khi </w:t>
            </w:r>
            <w:r w:rsidDel="00000000" w:rsidR="00000000" w:rsidRPr="00000000">
              <w:rPr>
                <w:b w:val="1"/>
                <w:bCs w:val="1"/>
                <w:rtl w:val="0"/>
              </w:rPr>
              <w:t xml:space="preserve">kích hoạt trường hợp AI từ chối trả lời </w:t>
            </w:r>
            <w:r w:rsidDel="00000000" w:rsidR="00000000" w:rsidRPr="00000000">
              <w:rPr>
                <w:rtl w:val="0"/>
              </w:rPr>
              <w:t xml:space="preserve">(3 điều kiện) và khi </w:t>
            </w:r>
            <w:r w:rsidDel="00000000" w:rsidR="00000000" w:rsidRPr="00000000">
              <w:rPr>
                <w:b w:val="1"/>
                <w:bCs w:val="1"/>
                <w:rtl w:val="0"/>
              </w:rPr>
              <w:t xml:space="preserve">người dùng thực can thiệp vào session hội thoại</w:t>
            </w:r>
            <w:r w:rsidDel="00000000" w:rsidR="00000000" w:rsidRPr="00000000">
              <w:rPr>
                <w:rtl w:val="0"/>
              </w:rPr>
              <w:t xml:space="preserve">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810">
      <w:pPr>
        <w:pStyle w:val="Heading3"/>
        <w:keepNext w:val="0"/>
        <w:keepLines w:val="0"/>
        <w:spacing w:after="80" w:lineRule="auto"/>
        <w:rPr/>
      </w:pPr>
      <w:bookmarkStart w:colFirst="0" w:colLast="0" w:name="_hulbbefkrqdo" w:id="64"/>
      <w:bookmarkEnd w:id="64"/>
      <w:r w:rsidDel="00000000" w:rsidR="00000000" w:rsidRPr="00000000">
        <w:rPr>
          <w:rtl w:val="0"/>
        </w:rPr>
      </w:r>
    </w:p>
    <w:p w:rsidR="00000000" w:rsidDel="00000000" w:rsidP="00000000" w:rsidRDefault="00000000" w:rsidRPr="00000000" w14:paraId="00000811">
      <w:pPr>
        <w:pStyle w:val="Heading3"/>
        <w:keepNext w:val="0"/>
        <w:keepLines w:val="0"/>
        <w:spacing w:after="80" w:lineRule="auto"/>
        <w:rPr/>
      </w:pPr>
      <w:bookmarkStart w:colFirst="0" w:colLast="0" w:name="_p1x95lp7thk0" w:id="65"/>
      <w:bookmarkEnd w:id="65"/>
      <w:r w:rsidDel="00000000" w:rsidR="00000000" w:rsidRPr="00000000">
        <w:rPr>
          <w:rtl w:val="0"/>
        </w:rPr>
        <w:t xml:space="preserve">8.5. Quản lý PO &amp; cảnh báo</w:t>
      </w:r>
    </w:p>
    <w:p w:rsidR="00000000" w:rsidDel="00000000" w:rsidP="00000000" w:rsidRDefault="00000000" w:rsidRPr="00000000" w14:paraId="00000812">
      <w:pPr>
        <w:pStyle w:val="Heading4"/>
        <w:keepNext w:val="0"/>
        <w:keepLines w:val="0"/>
        <w:spacing w:before="280" w:lineRule="auto"/>
        <w:rPr/>
      </w:pPr>
      <w:bookmarkStart w:colFirst="0" w:colLast="0" w:name="_b734c4opauci" w:id="66"/>
      <w:bookmarkEnd w:id="66"/>
      <w:r w:rsidDel="00000000" w:rsidR="00000000" w:rsidRPr="00000000">
        <w:rPr>
          <w:rtl w:val="0"/>
        </w:rPr>
        <w:t xml:space="preserve">8.5.1. PO usage</w:t>
      </w:r>
    </w:p>
    <w:p w:rsidR="00000000" w:rsidDel="00000000" w:rsidP="00000000" w:rsidRDefault="00000000" w:rsidRPr="00000000" w14:paraId="00000813">
      <w:pPr>
        <w:numPr>
          <w:ilvl w:val="0"/>
          <w:numId w:val="22"/>
        </w:numPr>
        <w:spacing w:after="0" w:afterAutospacing="0" w:before="240" w:lineRule="auto"/>
        <w:ind w:left="720" w:hanging="360"/>
        <w:rPr>
          <w:u w:val="none"/>
        </w:rPr>
      </w:pPr>
      <w:r w:rsidDel="00000000" w:rsidR="00000000" w:rsidRPr="00000000">
        <w:rPr>
          <w:rtl w:val="0"/>
        </w:rPr>
        <w:t xml:space="preserve">PO được tính và tổng hợp tại GAPIT AI Gateway</w:t>
      </w:r>
    </w:p>
    <w:p w:rsidR="00000000" w:rsidDel="00000000" w:rsidP="00000000" w:rsidRDefault="00000000" w:rsidRPr="00000000" w14:paraId="00000814">
      <w:pPr>
        <w:numPr>
          <w:ilvl w:val="0"/>
          <w:numId w:val="22"/>
        </w:numPr>
        <w:spacing w:after="0" w:afterAutospacing="0" w:before="0" w:beforeAutospacing="0" w:lineRule="auto"/>
        <w:ind w:left="720" w:hanging="360"/>
        <w:rPr>
          <w:u w:val="none"/>
        </w:rPr>
      </w:pPr>
      <w:r w:rsidDel="00000000" w:rsidR="00000000" w:rsidRPr="00000000">
        <w:rPr>
          <w:rtl w:val="0"/>
        </w:rPr>
        <w:t xml:space="preserve">PO được phân chia để cung cấp cho các doanh nghiệp khách hàng tại AdminJS và nối với GAPIT AI Gateway</w:t>
      </w:r>
    </w:p>
    <w:p w:rsidR="00000000" w:rsidDel="00000000" w:rsidP="00000000" w:rsidRDefault="00000000" w:rsidRPr="00000000" w14:paraId="00000815">
      <w:pPr>
        <w:numPr>
          <w:ilvl w:val="0"/>
          <w:numId w:val="22"/>
        </w:numPr>
        <w:spacing w:after="240" w:before="0" w:beforeAutospacing="0" w:lineRule="auto"/>
        <w:ind w:left="720" w:hanging="360"/>
        <w:rPr>
          <w:u w:val="none"/>
        </w:rPr>
      </w:pPr>
      <w:r w:rsidDel="00000000" w:rsidR="00000000" w:rsidRPr="00000000">
        <w:rPr>
          <w:rtl w:val="0"/>
        </w:rPr>
        <w:t xml:space="preserve">Gapone Conversation chỉ nhận trạng thái PO và usage metadata của PO đps</w:t>
      </w:r>
    </w:p>
    <w:p w:rsidR="00000000" w:rsidDel="00000000" w:rsidP="00000000" w:rsidRDefault="00000000" w:rsidRPr="00000000" w14:paraId="00000816">
      <w:pPr>
        <w:pStyle w:val="Heading4"/>
        <w:keepNext w:val="0"/>
        <w:keepLines w:val="0"/>
        <w:spacing w:before="280" w:lineRule="auto"/>
        <w:rPr/>
      </w:pPr>
      <w:bookmarkStart w:colFirst="0" w:colLast="0" w:name="_3uxjsadmxd2b" w:id="67"/>
      <w:bookmarkEnd w:id="67"/>
      <w:r w:rsidDel="00000000" w:rsidR="00000000" w:rsidRPr="00000000">
        <w:rPr>
          <w:rtl w:val="0"/>
        </w:rPr>
        <w:t xml:space="preserve">8.5.2. Cảnh báo PO</w:t>
      </w:r>
    </w:p>
    <w:p w:rsidR="00000000" w:rsidDel="00000000" w:rsidP="00000000" w:rsidRDefault="00000000" w:rsidRPr="00000000" w14:paraId="00000817">
      <w:pPr>
        <w:numPr>
          <w:ilvl w:val="0"/>
          <w:numId w:val="36"/>
        </w:numPr>
        <w:spacing w:after="0" w:afterAutospacing="0" w:before="240" w:lineRule="auto"/>
        <w:ind w:left="720" w:hanging="360"/>
        <w:rPr>
          <w:u w:val="none"/>
        </w:rPr>
      </w:pPr>
      <w:r w:rsidDel="00000000" w:rsidR="00000000" w:rsidRPr="00000000">
        <w:rPr>
          <w:rtl w:val="0"/>
        </w:rPr>
        <w:t xml:space="preserve">Khi PO sử dụng đạt </w:t>
      </w:r>
      <w:r w:rsidDel="00000000" w:rsidR="00000000" w:rsidRPr="00000000">
        <w:rPr>
          <w:b w:val="1"/>
          <w:bCs w:val="1"/>
          <w:rtl w:val="0"/>
        </w:rPr>
        <w:t xml:space="preserve">95%</w:t>
      </w:r>
      <w:r w:rsidDel="00000000" w:rsidR="00000000" w:rsidRPr="00000000">
        <w:rPr>
          <w:rtl w:val="0"/>
        </w:rPr>
        <w:t xml:space="preserve">, hệ thống hiển thị bảng cảnh báo</w:t>
      </w:r>
    </w:p>
    <w:p w:rsidR="00000000" w:rsidDel="00000000" w:rsidP="00000000" w:rsidRDefault="00000000" w:rsidRPr="00000000" w14:paraId="00000818">
      <w:pPr>
        <w:numPr>
          <w:ilvl w:val="0"/>
          <w:numId w:val="36"/>
        </w:numPr>
        <w:spacing w:after="0" w:afterAutospacing="0" w:before="0" w:beforeAutospacing="0" w:lineRule="auto"/>
        <w:ind w:left="720" w:hanging="360"/>
        <w:rPr>
          <w:u w:val="none"/>
        </w:rPr>
      </w:pPr>
      <w:r w:rsidDel="00000000" w:rsidR="00000000" w:rsidRPr="00000000">
        <w:rPr>
          <w:rtl w:val="0"/>
        </w:rPr>
        <w:t xml:space="preserve">Nội dung cảnh báo bao gồm:</w:t>
      </w:r>
    </w:p>
    <w:p w:rsidR="00000000" w:rsidDel="00000000" w:rsidP="00000000" w:rsidRDefault="00000000" w:rsidRPr="00000000" w14:paraId="00000819">
      <w:pPr>
        <w:numPr>
          <w:ilvl w:val="0"/>
          <w:numId w:val="46"/>
        </w:numPr>
        <w:spacing w:after="0" w:afterAutospacing="0" w:before="0" w:beforeAutospacing="0" w:lineRule="auto"/>
        <w:ind w:left="1440" w:hanging="360"/>
        <w:rPr>
          <w:u w:val="none"/>
        </w:rPr>
      </w:pPr>
      <w:r w:rsidDel="00000000" w:rsidR="00000000" w:rsidRPr="00000000">
        <w:rPr>
          <w:rtl w:val="0"/>
        </w:rPr>
        <w:t xml:space="preserve">Mức PO đã sử dụng: Bạn đã sử dụng xx,xx% PO (Thường từ 95% trở lên)</w:t>
      </w:r>
    </w:p>
    <w:p w:rsidR="00000000" w:rsidDel="00000000" w:rsidP="00000000" w:rsidRDefault="00000000" w:rsidRPr="00000000" w14:paraId="0000081A">
      <w:pPr>
        <w:numPr>
          <w:ilvl w:val="0"/>
          <w:numId w:val="46"/>
        </w:numPr>
        <w:spacing w:after="0" w:afterAutospacing="0" w:before="0" w:beforeAutospacing="0" w:lineRule="auto"/>
        <w:ind w:left="1440" w:hanging="360"/>
        <w:rPr>
          <w:u w:val="none"/>
        </w:rPr>
      </w:pPr>
      <w:r w:rsidDel="00000000" w:rsidR="00000000" w:rsidRPr="00000000">
        <w:rPr>
          <w:rtl w:val="0"/>
        </w:rPr>
        <w:t xml:space="preserve">Thông báo sắp hết PO: Bạn sắp hết PO, vui lòng liên hệ bộ phận hỗ trợ khách hàng của GAPIT hoặc </w:t>
      </w:r>
      <w:r w:rsidDel="00000000" w:rsidR="00000000" w:rsidRPr="00000000">
        <w:rPr>
          <w:b w:val="1"/>
          <w:bCs w:val="1"/>
          <w:rtl w:val="0"/>
        </w:rPr>
        <w:t xml:space="preserve">Mua thêm PO</w:t>
      </w:r>
    </w:p>
    <w:p w:rsidR="00000000" w:rsidDel="00000000" w:rsidP="00000000" w:rsidRDefault="00000000" w:rsidRPr="00000000" w14:paraId="0000081B">
      <w:pPr>
        <w:numPr>
          <w:ilvl w:val="0"/>
          <w:numId w:val="46"/>
        </w:numPr>
        <w:spacing w:after="0" w:afterAutospacing="0" w:before="0" w:beforeAutospacing="0" w:lineRule="auto"/>
        <w:ind w:left="1440" w:hanging="360"/>
        <w:rPr>
          <w:u w:val="none"/>
        </w:rPr>
      </w:pPr>
      <w:r w:rsidDel="00000000" w:rsidR="00000000" w:rsidRPr="00000000">
        <w:rPr>
          <w:rtl w:val="0"/>
        </w:rPr>
        <w:t xml:space="preserve">Nút </w:t>
      </w:r>
      <w:r w:rsidDel="00000000" w:rsidR="00000000" w:rsidRPr="00000000">
        <w:rPr>
          <w:b w:val="1"/>
          <w:bCs w:val="1"/>
          <w:rtl w:val="0"/>
        </w:rPr>
        <w:t xml:space="preserve">Mua thêm PO</w:t>
      </w:r>
      <w:r w:rsidDel="00000000" w:rsidR="00000000" w:rsidRPr="00000000">
        <w:rPr>
          <w:rtl w:val="0"/>
        </w:rPr>
        <w:t xml:space="preserve"> (Cân nhắc phương thức mua, có thể tương lai mới triển khai)</w:t>
      </w:r>
    </w:p>
    <w:p w:rsidR="00000000" w:rsidDel="00000000" w:rsidP="00000000" w:rsidRDefault="00000000" w:rsidRPr="00000000" w14:paraId="0000081C">
      <w:pPr>
        <w:numPr>
          <w:ilvl w:val="0"/>
          <w:numId w:val="46"/>
        </w:numPr>
        <w:spacing w:after="240" w:before="0" w:beforeAutospacing="0" w:lineRule="auto"/>
        <w:ind w:left="1440" w:hanging="360"/>
        <w:rPr>
          <w:u w:val="none"/>
        </w:rPr>
      </w:pPr>
      <w:r w:rsidDel="00000000" w:rsidR="00000000" w:rsidRPr="00000000">
        <w:rPr>
          <w:rtl w:val="0"/>
        </w:rPr>
        <w:t xml:space="preserve">Nút </w:t>
      </w:r>
      <w:r w:rsidDel="00000000" w:rsidR="00000000" w:rsidRPr="00000000">
        <w:rPr>
          <w:b w:val="1"/>
          <w:bCs w:val="1"/>
          <w:rtl w:val="0"/>
        </w:rPr>
        <w:t xml:space="preserve">Liên hệ</w:t>
      </w:r>
    </w:p>
    <w:p w:rsidR="00000000" w:rsidDel="00000000" w:rsidP="00000000" w:rsidRDefault="00000000" w:rsidRPr="00000000" w14:paraId="0000081D">
      <w:pPr>
        <w:pStyle w:val="Heading4"/>
        <w:keepNext w:val="0"/>
        <w:keepLines w:val="0"/>
        <w:spacing w:before="280" w:lineRule="auto"/>
        <w:rPr/>
      </w:pPr>
      <w:bookmarkStart w:colFirst="0" w:colLast="0" w:name="_ssgf3t5if2u1" w:id="68"/>
      <w:bookmarkEnd w:id="68"/>
      <w:r w:rsidDel="00000000" w:rsidR="00000000" w:rsidRPr="00000000">
        <w:rPr>
          <w:rtl w:val="0"/>
        </w:rPr>
        <w:t xml:space="preserve">8.5.3. Nút Liên hệ</w:t>
      </w:r>
    </w:p>
    <w:p w:rsidR="00000000" w:rsidDel="00000000" w:rsidP="00000000" w:rsidRDefault="00000000" w:rsidRPr="00000000" w14:paraId="0000081E">
      <w:pPr>
        <w:numPr>
          <w:ilvl w:val="0"/>
          <w:numId w:val="43"/>
        </w:numPr>
        <w:spacing w:after="0" w:afterAutospacing="0" w:before="240" w:lineRule="auto"/>
        <w:ind w:left="720" w:hanging="360"/>
      </w:pPr>
      <w:r w:rsidDel="00000000" w:rsidR="00000000" w:rsidRPr="00000000">
        <w:rPr>
          <w:rtl w:val="0"/>
        </w:rPr>
        <w:t xml:space="preserve">Hiển thị khi PO gần hết hoặc đã hết</w:t>
      </w:r>
    </w:p>
    <w:p w:rsidR="00000000" w:rsidDel="00000000" w:rsidP="00000000" w:rsidRDefault="00000000" w:rsidRPr="00000000" w14:paraId="0000081F">
      <w:pPr>
        <w:numPr>
          <w:ilvl w:val="0"/>
          <w:numId w:val="43"/>
        </w:numPr>
        <w:spacing w:after="0" w:afterAutospacing="0" w:before="0" w:beforeAutospacing="0" w:lineRule="auto"/>
        <w:ind w:left="720" w:hanging="360"/>
      </w:pPr>
      <w:r w:rsidDel="00000000" w:rsidR="00000000" w:rsidRPr="00000000">
        <w:rPr>
          <w:rtl w:val="0"/>
        </w:rPr>
        <w:t xml:space="preserve">Nút Human Takeover/Liên hệ dẫn người dùng đến:</w:t>
      </w:r>
    </w:p>
    <w:p w:rsidR="00000000" w:rsidDel="00000000" w:rsidP="00000000" w:rsidRDefault="00000000" w:rsidRPr="00000000" w14:paraId="00000820">
      <w:pPr>
        <w:numPr>
          <w:ilvl w:val="1"/>
          <w:numId w:val="43"/>
        </w:numPr>
        <w:spacing w:after="240" w:before="0" w:beforeAutospacing="0" w:lineRule="auto"/>
        <w:ind w:left="1440" w:hanging="360"/>
      </w:pPr>
      <w:r w:rsidDel="00000000" w:rsidR="00000000" w:rsidRPr="00000000">
        <w:rPr>
          <w:rtl w:val="0"/>
        </w:rPr>
        <w:t xml:space="preserve">Bộ phận Customer Service của GAPIT</w:t>
      </w:r>
    </w:p>
    <w:p w:rsidR="00000000" w:rsidDel="00000000" w:rsidP="00000000" w:rsidRDefault="00000000" w:rsidRPr="00000000" w14:paraId="00000821">
      <w:pPr>
        <w:pStyle w:val="Heading3"/>
        <w:keepNext w:val="0"/>
        <w:keepLines w:val="0"/>
        <w:spacing w:after="80" w:lineRule="auto"/>
        <w:rPr/>
      </w:pPr>
      <w:bookmarkStart w:colFirst="0" w:colLast="0" w:name="_nfdbajjfzp67" w:id="69"/>
      <w:bookmarkEnd w:id="69"/>
      <w:r w:rsidDel="00000000" w:rsidR="00000000" w:rsidRPr="00000000">
        <w:rPr>
          <w:rtl w:val="0"/>
        </w:rPr>
        <w:t xml:space="preserve">8.6. Tracking &amp; báo cáo</w:t>
      </w:r>
    </w:p>
    <w:p w:rsidR="00000000" w:rsidDel="00000000" w:rsidP="00000000" w:rsidRDefault="00000000" w:rsidRPr="00000000" w14:paraId="00000822">
      <w:pPr>
        <w:pStyle w:val="Heading4"/>
        <w:keepNext w:val="0"/>
        <w:keepLines w:val="0"/>
        <w:spacing w:before="280" w:lineRule="auto"/>
        <w:rPr/>
      </w:pPr>
      <w:bookmarkStart w:colFirst="0" w:colLast="0" w:name="_vgqodu7mm3t0" w:id="70"/>
      <w:bookmarkEnd w:id="70"/>
      <w:r w:rsidDel="00000000" w:rsidR="00000000" w:rsidRPr="00000000">
        <w:rPr>
          <w:rtl w:val="0"/>
        </w:rPr>
        <w:t xml:space="preserve">8.6.1. Dữ liệu tracking</w:t>
      </w:r>
    </w:p>
    <w:p w:rsidR="00000000" w:rsidDel="00000000" w:rsidP="00000000" w:rsidRDefault="00000000" w:rsidRPr="00000000" w14:paraId="00000823">
      <w:pPr>
        <w:spacing w:after="240" w:before="240" w:lineRule="auto"/>
        <w:rPr/>
      </w:pPr>
      <w:r w:rsidDel="00000000" w:rsidR="00000000" w:rsidRPr="00000000">
        <w:rPr>
          <w:rtl w:val="0"/>
        </w:rPr>
        <w:t xml:space="preserve">GAPIT cung cấp metadata cho mỗi request AI:</w:t>
      </w:r>
    </w:p>
    <w:p w:rsidR="00000000" w:rsidDel="00000000" w:rsidP="00000000" w:rsidRDefault="00000000" w:rsidRPr="00000000" w14:paraId="00000824">
      <w:pPr>
        <w:numPr>
          <w:ilvl w:val="0"/>
          <w:numId w:val="26"/>
        </w:numPr>
        <w:spacing w:after="0" w:afterAutospacing="0" w:before="240" w:lineRule="auto"/>
        <w:ind w:left="720" w:hanging="360"/>
      </w:pPr>
      <w:r w:rsidDel="00000000" w:rsidR="00000000" w:rsidRPr="00000000">
        <w:rPr>
          <w:rtl w:val="0"/>
        </w:rPr>
        <w:t xml:space="preserve">Provider AI gốc</w:t>
      </w:r>
    </w:p>
    <w:p w:rsidR="00000000" w:rsidDel="00000000" w:rsidP="00000000" w:rsidRDefault="00000000" w:rsidRPr="00000000" w14:paraId="00000825">
      <w:pPr>
        <w:numPr>
          <w:ilvl w:val="0"/>
          <w:numId w:val="26"/>
        </w:numPr>
        <w:spacing w:after="0" w:afterAutospacing="0" w:before="0" w:beforeAutospacing="0" w:lineRule="auto"/>
        <w:ind w:left="720" w:hanging="360"/>
      </w:pPr>
      <w:r w:rsidDel="00000000" w:rsidR="00000000" w:rsidRPr="00000000">
        <w:rPr>
          <w:rtl w:val="0"/>
        </w:rPr>
        <w:t xml:space="preserve">Model AI</w:t>
      </w:r>
    </w:p>
    <w:p w:rsidR="00000000" w:rsidDel="00000000" w:rsidP="00000000" w:rsidRDefault="00000000" w:rsidRPr="00000000" w14:paraId="00000826">
      <w:pPr>
        <w:numPr>
          <w:ilvl w:val="0"/>
          <w:numId w:val="26"/>
        </w:numPr>
        <w:spacing w:after="0" w:afterAutospacing="0" w:before="0" w:beforeAutospacing="0" w:lineRule="auto"/>
        <w:ind w:left="720" w:hanging="360"/>
      </w:pPr>
      <w:r w:rsidDel="00000000" w:rsidR="00000000" w:rsidRPr="00000000">
        <w:rPr>
          <w:rtl w:val="0"/>
        </w:rPr>
        <w:t xml:space="preserve">Token input</w:t>
      </w:r>
    </w:p>
    <w:p w:rsidR="00000000" w:rsidDel="00000000" w:rsidP="00000000" w:rsidRDefault="00000000" w:rsidRPr="00000000" w14:paraId="00000827">
      <w:pPr>
        <w:numPr>
          <w:ilvl w:val="0"/>
          <w:numId w:val="26"/>
        </w:numPr>
        <w:spacing w:after="0" w:afterAutospacing="0" w:before="0" w:beforeAutospacing="0" w:lineRule="auto"/>
        <w:ind w:left="720" w:hanging="360"/>
      </w:pPr>
      <w:r w:rsidDel="00000000" w:rsidR="00000000" w:rsidRPr="00000000">
        <w:rPr>
          <w:rtl w:val="0"/>
        </w:rPr>
        <w:t xml:space="preserve">Token output</w:t>
      </w:r>
    </w:p>
    <w:p w:rsidR="00000000" w:rsidDel="00000000" w:rsidP="00000000" w:rsidRDefault="00000000" w:rsidRPr="00000000" w14:paraId="00000828">
      <w:pPr>
        <w:numPr>
          <w:ilvl w:val="0"/>
          <w:numId w:val="26"/>
        </w:numPr>
        <w:spacing w:after="0" w:afterAutospacing="0" w:before="0" w:beforeAutospacing="0" w:lineRule="auto"/>
        <w:ind w:left="720" w:hanging="360"/>
      </w:pPr>
      <w:r w:rsidDel="00000000" w:rsidR="00000000" w:rsidRPr="00000000">
        <w:rPr>
          <w:rtl w:val="0"/>
        </w:rPr>
        <w:t xml:space="preserve">Tổng token</w:t>
      </w:r>
    </w:p>
    <w:p w:rsidR="00000000" w:rsidDel="00000000" w:rsidP="00000000" w:rsidRDefault="00000000" w:rsidRPr="00000000" w14:paraId="00000829">
      <w:pPr>
        <w:numPr>
          <w:ilvl w:val="0"/>
          <w:numId w:val="26"/>
        </w:numPr>
        <w:spacing w:after="0" w:afterAutospacing="0" w:before="0" w:beforeAutospacing="0" w:lineRule="auto"/>
        <w:ind w:left="720" w:hanging="360"/>
      </w:pPr>
      <w:r w:rsidDel="00000000" w:rsidR="00000000" w:rsidRPr="00000000">
        <w:rPr>
          <w:rtl w:val="0"/>
        </w:rPr>
        <w:t xml:space="preserve">Thời gian xử lý</w:t>
      </w:r>
    </w:p>
    <w:p w:rsidR="00000000" w:rsidDel="00000000" w:rsidP="00000000" w:rsidRDefault="00000000" w:rsidRPr="00000000" w14:paraId="0000082A">
      <w:pPr>
        <w:numPr>
          <w:ilvl w:val="0"/>
          <w:numId w:val="26"/>
        </w:numPr>
        <w:spacing w:after="240" w:before="0" w:beforeAutospacing="0" w:lineRule="auto"/>
        <w:ind w:left="720" w:hanging="360"/>
      </w:pPr>
      <w:r w:rsidDel="00000000" w:rsidR="00000000" w:rsidRPr="00000000">
        <w:rPr>
          <w:rtl w:val="0"/>
        </w:rPr>
        <w:t xml:space="preserve">Conversation ID</w:t>
      </w:r>
    </w:p>
    <w:p w:rsidR="00000000" w:rsidDel="00000000" w:rsidP="00000000" w:rsidRDefault="00000000" w:rsidRPr="00000000" w14:paraId="0000082B">
      <w:pPr>
        <w:pStyle w:val="Heading4"/>
        <w:keepNext w:val="0"/>
        <w:keepLines w:val="0"/>
        <w:spacing w:before="280" w:lineRule="auto"/>
        <w:rPr/>
      </w:pPr>
      <w:bookmarkStart w:colFirst="0" w:colLast="0" w:name="_x1t9vamilnc" w:id="71"/>
      <w:bookmarkEnd w:id="71"/>
      <w:r w:rsidDel="00000000" w:rsidR="00000000" w:rsidRPr="00000000">
        <w:rPr>
          <w:rtl w:val="0"/>
        </w:rPr>
        <w:t xml:space="preserve">8.6.2. Báo cáo trong Gapone</w:t>
      </w:r>
    </w:p>
    <w:p w:rsidR="00000000" w:rsidDel="00000000" w:rsidP="00000000" w:rsidRDefault="00000000" w:rsidRPr="00000000" w14:paraId="0000082C">
      <w:pPr>
        <w:spacing w:after="240" w:before="240" w:lineRule="auto"/>
        <w:rPr/>
      </w:pPr>
      <w:r w:rsidDel="00000000" w:rsidR="00000000" w:rsidRPr="00000000">
        <w:rPr>
          <w:rtl w:val="0"/>
        </w:rPr>
        <w:t xml:space="preserve">Gapone sử dụng dữ liệu từ GAPIT AI Gateway để xây dựng tính năng </w:t>
      </w:r>
      <w:r w:rsidDel="00000000" w:rsidR="00000000" w:rsidRPr="00000000">
        <w:rPr>
          <w:b w:val="1"/>
          <w:bCs w:val="1"/>
          <w:rtl w:val="0"/>
        </w:rPr>
        <w:t xml:space="preserve">Quản lý Token/Quản lý PO</w:t>
      </w:r>
      <w:r w:rsidDel="00000000" w:rsidR="00000000" w:rsidRPr="00000000">
        <w:rPr>
          <w:rtl w:val="0"/>
        </w:rPr>
        <w:t xml:space="preserve"> (tách biệt khỏi Thiết lập AI):</w:t>
      </w:r>
    </w:p>
    <w:p w:rsidR="00000000" w:rsidDel="00000000" w:rsidP="00000000" w:rsidRDefault="00000000" w:rsidRPr="00000000" w14:paraId="0000082D">
      <w:pPr>
        <w:numPr>
          <w:ilvl w:val="0"/>
          <w:numId w:val="15"/>
        </w:numPr>
        <w:spacing w:after="0" w:afterAutospacing="0" w:before="240" w:lineRule="auto"/>
        <w:ind w:left="720" w:hanging="360"/>
      </w:pPr>
      <w:r w:rsidDel="00000000" w:rsidR="00000000" w:rsidRPr="00000000">
        <w:rPr>
          <w:rtl w:val="0"/>
        </w:rPr>
        <w:t xml:space="preserve">Báo cáo token theo:</w:t>
      </w:r>
    </w:p>
    <w:p w:rsidR="00000000" w:rsidDel="00000000" w:rsidP="00000000" w:rsidRDefault="00000000" w:rsidRPr="00000000" w14:paraId="0000082E">
      <w:pPr>
        <w:numPr>
          <w:ilvl w:val="1"/>
          <w:numId w:val="15"/>
        </w:numPr>
        <w:spacing w:after="0" w:afterAutospacing="0" w:before="0" w:beforeAutospacing="0" w:lineRule="auto"/>
        <w:ind w:left="1440" w:hanging="360"/>
      </w:pPr>
      <w:r w:rsidDel="00000000" w:rsidR="00000000" w:rsidRPr="00000000">
        <w:rPr>
          <w:rtl w:val="0"/>
        </w:rPr>
        <w:t xml:space="preserve">AI Provider (Gapit)</w:t>
      </w:r>
    </w:p>
    <w:p w:rsidR="00000000" w:rsidDel="00000000" w:rsidP="00000000" w:rsidRDefault="00000000" w:rsidRPr="00000000" w14:paraId="0000082F">
      <w:pPr>
        <w:numPr>
          <w:ilvl w:val="1"/>
          <w:numId w:val="15"/>
        </w:numPr>
        <w:spacing w:after="0" w:afterAutospacing="0" w:before="0" w:beforeAutospacing="0" w:lineRule="auto"/>
        <w:ind w:left="1440" w:hanging="360"/>
      </w:pPr>
      <w:r w:rsidDel="00000000" w:rsidR="00000000" w:rsidRPr="00000000">
        <w:rPr>
          <w:rtl w:val="0"/>
        </w:rPr>
        <w:t xml:space="preserve">Conversation</w:t>
      </w:r>
    </w:p>
    <w:p w:rsidR="00000000" w:rsidDel="00000000" w:rsidP="00000000" w:rsidRDefault="00000000" w:rsidRPr="00000000" w14:paraId="00000830">
      <w:pPr>
        <w:numPr>
          <w:ilvl w:val="1"/>
          <w:numId w:val="15"/>
        </w:numPr>
        <w:spacing w:after="0" w:afterAutospacing="0" w:before="0" w:beforeAutospacing="0" w:lineRule="auto"/>
        <w:ind w:left="1440" w:hanging="360"/>
      </w:pPr>
      <w:r w:rsidDel="00000000" w:rsidR="00000000" w:rsidRPr="00000000">
        <w:rPr>
          <w:rtl w:val="0"/>
        </w:rPr>
        <w:t xml:space="preserve">User</w:t>
      </w:r>
    </w:p>
    <w:p w:rsidR="00000000" w:rsidDel="00000000" w:rsidP="00000000" w:rsidRDefault="00000000" w:rsidRPr="00000000" w14:paraId="00000831">
      <w:pPr>
        <w:numPr>
          <w:ilvl w:val="1"/>
          <w:numId w:val="15"/>
        </w:numPr>
        <w:spacing w:after="0" w:afterAutospacing="0" w:before="0" w:beforeAutospacing="0" w:lineRule="auto"/>
        <w:ind w:left="1440" w:hanging="360"/>
      </w:pPr>
      <w:r w:rsidDel="00000000" w:rsidR="00000000" w:rsidRPr="00000000">
        <w:rPr>
          <w:rtl w:val="0"/>
        </w:rPr>
        <w:t xml:space="preserve">License</w:t>
      </w:r>
    </w:p>
    <w:p w:rsidR="00000000" w:rsidDel="00000000" w:rsidP="00000000" w:rsidRDefault="00000000" w:rsidRPr="00000000" w14:paraId="00000832">
      <w:pPr>
        <w:numPr>
          <w:ilvl w:val="1"/>
          <w:numId w:val="15"/>
        </w:numPr>
        <w:spacing w:after="0" w:afterAutospacing="0" w:before="0" w:beforeAutospacing="0" w:lineRule="auto"/>
        <w:ind w:left="1440" w:hanging="360"/>
        <w:rPr>
          <w:u w:val="none"/>
        </w:rPr>
      </w:pPr>
      <w:r w:rsidDel="00000000" w:rsidR="00000000" w:rsidRPr="00000000">
        <w:rPr>
          <w:rtl w:val="0"/>
        </w:rPr>
        <w:t xml:space="preserve">PO còn laị</w:t>
      </w:r>
    </w:p>
    <w:p w:rsidR="00000000" w:rsidDel="00000000" w:rsidP="00000000" w:rsidRDefault="00000000" w:rsidRPr="00000000" w14:paraId="00000833">
      <w:pPr>
        <w:numPr>
          <w:ilvl w:val="1"/>
          <w:numId w:val="15"/>
        </w:numPr>
        <w:spacing w:after="0" w:afterAutospacing="0" w:before="0" w:beforeAutospacing="0" w:lineRule="auto"/>
        <w:ind w:left="1440" w:hanging="360"/>
        <w:rPr>
          <w:u w:val="none"/>
        </w:rPr>
      </w:pPr>
      <w:r w:rsidDel="00000000" w:rsidR="00000000" w:rsidRPr="00000000">
        <w:rPr>
          <w:rtl w:val="0"/>
        </w:rPr>
        <w:t xml:space="preserve">Trạng thái PO</w:t>
      </w:r>
    </w:p>
    <w:p w:rsidR="00000000" w:rsidDel="00000000" w:rsidP="00000000" w:rsidRDefault="00000000" w:rsidRPr="00000000" w14:paraId="00000834">
      <w:pPr>
        <w:numPr>
          <w:ilvl w:val="1"/>
          <w:numId w:val="15"/>
        </w:numPr>
        <w:spacing w:after="0" w:afterAutospacing="0" w:before="0" w:beforeAutospacing="0" w:lineRule="auto"/>
        <w:ind w:left="1440" w:hanging="360"/>
        <w:rPr>
          <w:u w:val="none"/>
        </w:rPr>
      </w:pPr>
      <w:r w:rsidDel="00000000" w:rsidR="00000000" w:rsidRPr="00000000">
        <w:rPr>
          <w:rtl w:val="0"/>
        </w:rPr>
        <w:t xml:space="preserve">Ngày mua PO</w:t>
      </w:r>
    </w:p>
    <w:p w:rsidR="00000000" w:rsidDel="00000000" w:rsidP="00000000" w:rsidRDefault="00000000" w:rsidRPr="00000000" w14:paraId="00000835">
      <w:pPr>
        <w:numPr>
          <w:ilvl w:val="1"/>
          <w:numId w:val="15"/>
        </w:numPr>
        <w:spacing w:after="0" w:afterAutospacing="0" w:before="0" w:beforeAutospacing="0" w:lineRule="auto"/>
        <w:ind w:left="1440" w:hanging="360"/>
        <w:rPr>
          <w:u w:val="none"/>
        </w:rPr>
      </w:pPr>
      <w:r w:rsidDel="00000000" w:rsidR="00000000" w:rsidRPr="00000000">
        <w:rPr>
          <w:rtl w:val="0"/>
        </w:rPr>
        <w:t xml:space="preserve">Ngày hết hạn</w:t>
      </w:r>
    </w:p>
    <w:p w:rsidR="00000000" w:rsidDel="00000000" w:rsidP="00000000" w:rsidRDefault="00000000" w:rsidRPr="00000000" w14:paraId="00000836">
      <w:pPr>
        <w:numPr>
          <w:ilvl w:val="0"/>
          <w:numId w:val="15"/>
        </w:numPr>
        <w:spacing w:after="240" w:before="0" w:beforeAutospacing="0" w:lineRule="auto"/>
        <w:ind w:left="720" w:hanging="360"/>
      </w:pPr>
      <w:r w:rsidDel="00000000" w:rsidR="00000000" w:rsidRPr="00000000">
        <w:rPr>
          <w:rtl w:val="0"/>
        </w:rPr>
        <w:t xml:space="preserve">Báo cáo lịch sử sử dụng</w:t>
      </w:r>
    </w:p>
    <w:p w:rsidR="00000000" w:rsidDel="00000000" w:rsidP="00000000" w:rsidRDefault="00000000" w:rsidRPr="00000000" w14:paraId="00000837">
      <w:pPr>
        <w:pStyle w:val="Heading3"/>
        <w:keepNext w:val="0"/>
        <w:keepLines w:val="0"/>
        <w:spacing w:after="80" w:lineRule="auto"/>
        <w:rPr/>
      </w:pPr>
      <w:bookmarkStart w:colFirst="0" w:colLast="0" w:name="_mzzovk8b1zip" w:id="72"/>
      <w:bookmarkEnd w:id="72"/>
      <w:r w:rsidDel="00000000" w:rsidR="00000000" w:rsidRPr="00000000">
        <w:rPr>
          <w:rtl w:val="0"/>
        </w:rPr>
        <w:t xml:space="preserve">8.7. Xử lý lỗi &amp; mã lỗi</w:t>
      </w:r>
    </w:p>
    <w:p w:rsidR="00000000" w:rsidDel="00000000" w:rsidP="00000000" w:rsidRDefault="00000000" w:rsidRPr="00000000" w14:paraId="00000838">
      <w:pPr>
        <w:pStyle w:val="Heading4"/>
        <w:keepNext w:val="0"/>
        <w:keepLines w:val="0"/>
        <w:spacing w:after="80" w:lineRule="auto"/>
        <w:rPr/>
      </w:pPr>
      <w:bookmarkStart w:colFirst="0" w:colLast="0" w:name="_vn6bjybl44c2" w:id="73"/>
      <w:bookmarkEnd w:id="73"/>
      <w:r w:rsidDel="00000000" w:rsidR="00000000" w:rsidRPr="00000000">
        <w:rPr>
          <w:rtl w:val="0"/>
        </w:rPr>
        <w:t xml:space="preserve">8.7.1. Nguyên tắc thiết kế mã lỗi</w:t>
      </w:r>
    </w:p>
    <w:p w:rsidR="00000000" w:rsidDel="00000000" w:rsidP="00000000" w:rsidRDefault="00000000" w:rsidRPr="00000000" w14:paraId="00000839">
      <w:pPr>
        <w:numPr>
          <w:ilvl w:val="0"/>
          <w:numId w:val="37"/>
        </w:numPr>
        <w:spacing w:after="0" w:afterAutospacing="0" w:before="240" w:lineRule="auto"/>
        <w:ind w:left="720" w:hanging="360"/>
      </w:pPr>
      <w:r w:rsidDel="00000000" w:rsidR="00000000" w:rsidRPr="00000000">
        <w:rPr>
          <w:rtl w:val="0"/>
        </w:rPr>
        <w:t xml:space="preserve">GAPIT trả về </w:t>
      </w:r>
      <w:r w:rsidDel="00000000" w:rsidR="00000000" w:rsidRPr="00000000">
        <w:rPr>
          <w:b w:val="1"/>
          <w:bCs w:val="1"/>
          <w:rtl w:val="0"/>
        </w:rPr>
        <w:t xml:space="preserve">mã lỗi chuẩn hóa</w:t>
      </w:r>
      <w:r w:rsidDel="00000000" w:rsidR="00000000" w:rsidRPr="00000000">
        <w:rPr>
          <w:rtl w:val="0"/>
        </w:rPr>
        <w:t xml:space="preserve"> thông qua API public</w:t>
      </w:r>
    </w:p>
    <w:p w:rsidR="00000000" w:rsidDel="00000000" w:rsidP="00000000" w:rsidRDefault="00000000" w:rsidRPr="00000000" w14:paraId="0000083A">
      <w:pPr>
        <w:numPr>
          <w:ilvl w:val="0"/>
          <w:numId w:val="37"/>
        </w:numPr>
        <w:spacing w:after="0" w:afterAutospacing="0" w:before="0" w:beforeAutospacing="0" w:lineRule="auto"/>
        <w:ind w:left="720" w:hanging="360"/>
      </w:pPr>
      <w:r w:rsidDel="00000000" w:rsidR="00000000" w:rsidRPr="00000000">
        <w:rPr>
          <w:rtl w:val="0"/>
        </w:rPr>
        <w:t xml:space="preserve">Gapone </w:t>
      </w:r>
      <w:r w:rsidDel="00000000" w:rsidR="00000000" w:rsidRPr="00000000">
        <w:rPr>
          <w:b w:val="1"/>
          <w:bCs w:val="1"/>
          <w:rtl w:val="0"/>
        </w:rPr>
        <w:t xml:space="preserve">không hiển thị trực tiếp lỗi từ AI Provider gốc</w:t>
      </w:r>
      <w:r w:rsidDel="00000000" w:rsidR="00000000" w:rsidRPr="00000000">
        <w:rPr>
          <w:rtl w:val="0"/>
        </w:rPr>
        <w:t xml:space="preserve"> (OpenAI, Gemini, v.v.)</w:t>
      </w:r>
    </w:p>
    <w:p w:rsidR="00000000" w:rsidDel="00000000" w:rsidP="00000000" w:rsidRDefault="00000000" w:rsidRPr="00000000" w14:paraId="0000083B">
      <w:pPr>
        <w:numPr>
          <w:ilvl w:val="0"/>
          <w:numId w:val="37"/>
        </w:numPr>
        <w:spacing w:after="0" w:afterAutospacing="0" w:before="0" w:beforeAutospacing="0" w:lineRule="auto"/>
        <w:ind w:left="720" w:hanging="360"/>
      </w:pPr>
      <w:r w:rsidDel="00000000" w:rsidR="00000000" w:rsidRPr="00000000">
        <w:rPr>
          <w:rtl w:val="0"/>
        </w:rPr>
        <w:t xml:space="preserve">Mọi lỗi từ GAPIT phải được mapping sang </w:t>
      </w:r>
      <w:r w:rsidDel="00000000" w:rsidR="00000000" w:rsidRPr="00000000">
        <w:rPr>
          <w:b w:val="1"/>
          <w:bCs w:val="1"/>
          <w:rtl w:val="0"/>
        </w:rPr>
        <w:t xml:space="preserve">mã lỗi nội bộ của Gapone</w:t>
      </w:r>
    </w:p>
    <w:p w:rsidR="00000000" w:rsidDel="00000000" w:rsidP="00000000" w:rsidRDefault="00000000" w:rsidRPr="00000000" w14:paraId="0000083C">
      <w:pPr>
        <w:numPr>
          <w:ilvl w:val="0"/>
          <w:numId w:val="37"/>
        </w:numPr>
        <w:spacing w:after="0" w:afterAutospacing="0" w:before="0" w:beforeAutospacing="0" w:lineRule="auto"/>
        <w:ind w:left="720" w:hanging="360"/>
      </w:pPr>
      <w:r w:rsidDel="00000000" w:rsidR="00000000" w:rsidRPr="00000000">
        <w:rPr>
          <w:rtl w:val="0"/>
        </w:rPr>
        <w:t xml:space="preserve">Thông báo cho người dùng phải:</w:t>
      </w:r>
    </w:p>
    <w:p w:rsidR="00000000" w:rsidDel="00000000" w:rsidP="00000000" w:rsidRDefault="00000000" w:rsidRPr="00000000" w14:paraId="0000083D">
      <w:pPr>
        <w:numPr>
          <w:ilvl w:val="0"/>
          <w:numId w:val="40"/>
        </w:numPr>
        <w:spacing w:after="0" w:afterAutospacing="0" w:before="0" w:beforeAutospacing="0" w:lineRule="auto"/>
        <w:ind w:left="1440" w:hanging="360"/>
        <w:rPr>
          <w:u w:val="none"/>
        </w:rPr>
      </w:pPr>
      <w:r w:rsidDel="00000000" w:rsidR="00000000" w:rsidRPr="00000000">
        <w:rPr>
          <w:rtl w:val="0"/>
        </w:rPr>
        <w:t xml:space="preserve">Rõ ràng</w:t>
      </w:r>
    </w:p>
    <w:p w:rsidR="00000000" w:rsidDel="00000000" w:rsidP="00000000" w:rsidRDefault="00000000" w:rsidRPr="00000000" w14:paraId="0000083E">
      <w:pPr>
        <w:numPr>
          <w:ilvl w:val="0"/>
          <w:numId w:val="40"/>
        </w:numPr>
        <w:spacing w:after="0" w:afterAutospacing="0" w:before="0" w:beforeAutospacing="0" w:lineRule="auto"/>
        <w:ind w:left="1440" w:hanging="360"/>
        <w:rPr>
          <w:u w:val="none"/>
        </w:rPr>
      </w:pPr>
      <w:r w:rsidDel="00000000" w:rsidR="00000000" w:rsidRPr="00000000">
        <w:rPr>
          <w:rtl w:val="0"/>
        </w:rPr>
        <w:t xml:space="preserve">Không lộ thông tin kỹ thuật nhạy cảm</w:t>
      </w:r>
    </w:p>
    <w:p w:rsidR="00000000" w:rsidDel="00000000" w:rsidP="00000000" w:rsidRDefault="00000000" w:rsidRPr="00000000" w14:paraId="0000083F">
      <w:pPr>
        <w:numPr>
          <w:ilvl w:val="0"/>
          <w:numId w:val="37"/>
        </w:numPr>
        <w:spacing w:after="240" w:before="0" w:beforeAutospacing="0" w:lineRule="auto"/>
        <w:ind w:left="720" w:hanging="360"/>
      </w:pPr>
      <w:r w:rsidDel="00000000" w:rsidR="00000000" w:rsidRPr="00000000">
        <w:rPr>
          <w:rtl w:val="0"/>
        </w:rPr>
        <w:t xml:space="preserve">Một lỗi kỹ thuật có thể tương ứng với nhiều hành vi UI khác nhau (cảnh báo, block, fallback)</w:t>
      </w:r>
    </w:p>
    <w:p w:rsidR="00000000" w:rsidDel="00000000" w:rsidP="00000000" w:rsidRDefault="00000000" w:rsidRPr="00000000" w14:paraId="00000840">
      <w:pPr>
        <w:pStyle w:val="Heading4"/>
        <w:keepNext w:val="0"/>
        <w:keepLines w:val="0"/>
        <w:spacing w:after="80" w:lineRule="auto"/>
        <w:rPr/>
      </w:pPr>
      <w:bookmarkStart w:colFirst="0" w:colLast="0" w:name="_9d6tilxdbohc" w:id="74"/>
      <w:bookmarkEnd w:id="74"/>
      <w:r w:rsidDel="00000000" w:rsidR="00000000" w:rsidRPr="00000000">
        <w:rPr>
          <w:rtl w:val="0"/>
        </w:rPr>
        <w:t xml:space="preserve">8.7.2. Phân loại nhóm lỗi</w:t>
      </w:r>
    </w:p>
    <w:tbl>
      <w:tblPr>
        <w:tblStyle w:val="Table36"/>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3"/>
        <w:gridCol w:w="5562"/>
        <w:tblGridChange w:id="0">
          <w:tblGrid>
            <w:gridCol w:w="2733"/>
            <w:gridCol w:w="5562"/>
          </w:tblGrid>
        </w:tblGridChange>
      </w:tblGrid>
      <w:tr>
        <w:trPr>
          <w:cantSplit w:val="1"/>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1">
            <w:pPr>
              <w:spacing w:after="240" w:before="240" w:lineRule="auto"/>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2">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r>
      <w:tr>
        <w:trPr>
          <w:cantSplit w:val="1"/>
          <w:trHeight w:val="374.9252929688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3">
            <w:pPr>
              <w:spacing w:after="240" w:before="240" w:lineRule="auto"/>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Xác thực &amp; phân quyền API key</w:t>
            </w:r>
          </w:p>
        </w:tc>
      </w:tr>
      <w:tr>
        <w:trPr>
          <w:cantSplit w:val="1"/>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5">
            <w:pPr>
              <w:spacing w:after="240" w:before="240" w:lineRule="auto"/>
              <w:rPr/>
            </w:pPr>
            <w:r w:rsidDel="00000000" w:rsidR="00000000" w:rsidRPr="00000000">
              <w:rPr>
                <w:rtl w:val="0"/>
              </w:rPr>
              <w:t xml:space="preserve">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6">
            <w:pPr>
              <w:spacing w:after="240" w:before="240" w:lineRule="auto"/>
              <w:rPr/>
            </w:pPr>
            <w:r w:rsidDel="00000000" w:rsidR="00000000" w:rsidRPr="00000000">
              <w:rPr>
                <w:rtl w:val="0"/>
              </w:rPr>
              <w:t xml:space="preserve">Quota, token usage, billing</w:t>
            </w:r>
          </w:p>
        </w:tc>
      </w:tr>
      <w:tr>
        <w:trPr>
          <w:cantSplit w:val="1"/>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7">
            <w:pPr>
              <w:spacing w:after="240" w:before="240" w:lineRule="auto"/>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8">
            <w:pPr>
              <w:spacing w:after="240" w:before="240" w:lineRule="auto"/>
              <w:rPr/>
            </w:pPr>
            <w:r w:rsidDel="00000000" w:rsidR="00000000" w:rsidRPr="00000000">
              <w:rPr>
                <w:rtl w:val="0"/>
              </w:rPr>
              <w:t xml:space="preserve">Model AI, phân phối model</w:t>
            </w:r>
          </w:p>
        </w:tc>
      </w:tr>
      <w:tr>
        <w:trPr>
          <w:cantSplit w:val="1"/>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9">
            <w:pPr>
              <w:spacing w:after="240" w:before="240" w:lineRule="auto"/>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A">
            <w:pPr>
              <w:spacing w:after="240" w:before="240" w:lineRule="auto"/>
              <w:rPr/>
            </w:pPr>
            <w:r w:rsidDel="00000000" w:rsidR="00000000" w:rsidRPr="00000000">
              <w:rPr>
                <w:rtl w:val="0"/>
              </w:rPr>
              <w:t xml:space="preserve">Lỗi từ AI Provider gốc</w:t>
            </w:r>
          </w:p>
        </w:tc>
      </w:tr>
      <w:tr>
        <w:trPr>
          <w:cantSplit w:val="1"/>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B">
            <w:pPr>
              <w:spacing w:after="240" w:before="240" w:lineRule="auto"/>
              <w:rPr/>
            </w:pPr>
            <w:r w:rsidDel="00000000" w:rsidR="00000000" w:rsidRPr="00000000">
              <w:rPr>
                <w:rtl w:val="0"/>
              </w:rPr>
              <w:t xml:space="preserve">NETWORK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C">
            <w:pPr>
              <w:spacing w:after="240" w:before="240" w:lineRule="auto"/>
              <w:rPr/>
            </w:pPr>
            <w:r w:rsidDel="00000000" w:rsidR="00000000" w:rsidRPr="00000000">
              <w:rPr>
                <w:rtl w:val="0"/>
              </w:rPr>
              <w:t xml:space="preserve">Kết nối, timeout</w:t>
            </w:r>
          </w:p>
        </w:tc>
      </w:tr>
      <w:tr>
        <w:trPr>
          <w:cantSplit w:val="1"/>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D">
            <w:pPr>
              <w:spacing w:after="240" w:before="240"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E">
            <w:pPr>
              <w:spacing w:after="240" w:before="240" w:lineRule="auto"/>
              <w:rPr/>
            </w:pPr>
            <w:r w:rsidDel="00000000" w:rsidR="00000000" w:rsidRPr="00000000">
              <w:rPr>
                <w:rtl w:val="0"/>
              </w:rPr>
              <w:t xml:space="preserve">Lỗi nội bộ GAPIT</w:t>
            </w:r>
          </w:p>
        </w:tc>
      </w:tr>
      <w:tr>
        <w:trPr>
          <w:cantSplit w:val="1"/>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F">
            <w:pPr>
              <w:spacing w:after="240" w:before="240" w:lineRule="auto"/>
              <w:rPr/>
            </w:pPr>
            <w:r w:rsidDel="00000000" w:rsidR="00000000" w:rsidRPr="00000000">
              <w:rPr>
                <w:rtl w:val="0"/>
              </w:rPr>
              <w:t xml:space="preserve">RATE_LIMIT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0">
            <w:pPr>
              <w:spacing w:after="240" w:before="240" w:lineRule="auto"/>
              <w:rPr/>
            </w:pPr>
            <w:r w:rsidDel="00000000" w:rsidR="00000000" w:rsidRPr="00000000">
              <w:rPr>
                <w:rtl w:val="0"/>
              </w:rPr>
              <w:t xml:space="preserve">Giới hạn tần suất</w:t>
            </w:r>
          </w:p>
        </w:tc>
      </w:tr>
      <w:tr>
        <w:trPr>
          <w:cantSplit w:val="1"/>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1">
            <w:pPr>
              <w:spacing w:after="240" w:before="240" w:lineRule="auto"/>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2">
            <w:pPr>
              <w:spacing w:after="240" w:before="240" w:lineRule="auto"/>
              <w:rPr/>
            </w:pPr>
            <w:r w:rsidDel="00000000" w:rsidR="00000000" w:rsidRPr="00000000">
              <w:rPr>
                <w:rtl w:val="0"/>
              </w:rPr>
              <w:t xml:space="preserve">Lỗi dữ liệu &amp; request</w:t>
            </w:r>
          </w:p>
        </w:tc>
      </w:tr>
    </w:tbl>
    <w:p w:rsidR="00000000" w:rsidDel="00000000" w:rsidP="00000000" w:rsidRDefault="00000000" w:rsidRPr="00000000" w14:paraId="00000853">
      <w:pPr>
        <w:spacing w:after="240" w:before="240" w:lineRule="auto"/>
        <w:rPr/>
      </w:pPr>
      <w:r w:rsidDel="00000000" w:rsidR="00000000" w:rsidRPr="00000000">
        <w:rPr>
          <w:rtl w:val="0"/>
        </w:rPr>
      </w:r>
    </w:p>
    <w:p w:rsidR="00000000" w:rsidDel="00000000" w:rsidP="00000000" w:rsidRDefault="00000000" w:rsidRPr="00000000" w14:paraId="00000854">
      <w:pPr>
        <w:pStyle w:val="Heading4"/>
        <w:keepNext w:val="0"/>
        <w:keepLines w:val="0"/>
        <w:spacing w:after="80" w:lineRule="auto"/>
        <w:rPr/>
      </w:pPr>
      <w:bookmarkStart w:colFirst="0" w:colLast="0" w:name="_s70lv3fbmre" w:id="75"/>
      <w:bookmarkEnd w:id="75"/>
      <w:r w:rsidDel="00000000" w:rsidR="00000000" w:rsidRPr="00000000">
        <w:rPr>
          <w:rtl w:val="0"/>
        </w:rPr>
        <w:t xml:space="preserve">8.7.3. Bảng mã lỗi chi tiết</w:t>
      </w:r>
    </w:p>
    <w:tbl>
      <w:tblPr>
        <w:tblStyle w:val="Table37"/>
        <w:tblW w:w="10173.0" w:type="dxa"/>
        <w:jc w:val="left"/>
        <w:tblInd w:w="-75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1230"/>
        <w:gridCol w:w="1425"/>
        <w:gridCol w:w="1080"/>
        <w:gridCol w:w="1110"/>
        <w:gridCol w:w="1140"/>
        <w:gridCol w:w="1005"/>
        <w:gridCol w:w="990"/>
        <w:gridCol w:w="1128.0000000000007"/>
        <w:tblGridChange w:id="0">
          <w:tblGrid>
            <w:gridCol w:w="1065"/>
            <w:gridCol w:w="1230"/>
            <w:gridCol w:w="1425"/>
            <w:gridCol w:w="1080"/>
            <w:gridCol w:w="1110"/>
            <w:gridCol w:w="1140"/>
            <w:gridCol w:w="1005"/>
            <w:gridCol w:w="990"/>
            <w:gridCol w:w="1128.0000000000007"/>
          </w:tblGrid>
        </w:tblGridChange>
      </w:tblGrid>
      <w:tr>
        <w:trPr>
          <w:cantSplit w:val="0"/>
          <w:trHeight w:val="1463.70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5">
            <w:pPr>
              <w:spacing w:after="240" w:before="240" w:lineRule="auto"/>
              <w:jc w:val="center"/>
              <w:rPr/>
            </w:pPr>
            <w:r w:rsidDel="00000000" w:rsidR="00000000" w:rsidRPr="00000000">
              <w:rPr>
                <w:b w:val="1"/>
                <w:bCs w:val="1"/>
                <w:rtl w:val="0"/>
              </w:rPr>
              <w:t xml:space="preserve">Nhóm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6">
            <w:pPr>
              <w:spacing w:after="240" w:before="240" w:lineRule="auto"/>
              <w:jc w:val="center"/>
              <w:rPr/>
            </w:pPr>
            <w:r w:rsidDel="00000000" w:rsidR="00000000" w:rsidRPr="00000000">
              <w:rPr>
                <w:b w:val="1"/>
                <w:bCs w:val="1"/>
                <w:rtl w:val="0"/>
              </w:rPr>
              <w:t xml:space="preserve">Mã lỗi GAPIT AI 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7">
            <w:pPr>
              <w:spacing w:after="240" w:before="240" w:lineRule="auto"/>
              <w:jc w:val="center"/>
              <w:rPr/>
            </w:pPr>
            <w:r w:rsidDel="00000000" w:rsidR="00000000" w:rsidRPr="00000000">
              <w:rPr>
                <w:b w:val="1"/>
                <w:bCs w:val="1"/>
                <w:rtl w:val="0"/>
              </w:rPr>
              <w:t xml:space="preserve">Mã lỗi Gapone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8">
            <w:pPr>
              <w:spacing w:after="240" w:before="240" w:lineRule="auto"/>
              <w:jc w:val="center"/>
              <w:rPr/>
            </w:pPr>
            <w:r w:rsidDel="00000000" w:rsidR="00000000" w:rsidRPr="00000000">
              <w:rPr>
                <w:b w:val="1"/>
                <w:bCs w:val="1"/>
                <w:rtl w:val="0"/>
              </w:rPr>
              <w:t xml:space="preserve">HTTP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9">
            <w:pPr>
              <w:spacing w:after="240" w:before="240" w:lineRule="auto"/>
              <w:jc w:val="center"/>
              <w:rPr/>
            </w:pPr>
            <w:r w:rsidDel="00000000" w:rsidR="00000000" w:rsidRPr="00000000">
              <w:rPr>
                <w:b w:val="1"/>
                <w:bCs w:val="1"/>
                <w:rtl w:val="0"/>
              </w:rPr>
              <w:t xml:space="preserve">Mô tả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A">
            <w:pPr>
              <w:spacing w:after="240" w:before="240" w:lineRule="auto"/>
              <w:jc w:val="center"/>
              <w:rPr/>
            </w:pPr>
            <w:r w:rsidDel="00000000" w:rsidR="00000000" w:rsidRPr="00000000">
              <w:rPr>
                <w:b w:val="1"/>
                <w:bCs w:val="1"/>
                <w:rtl w:val="0"/>
              </w:rPr>
              <w:t xml:space="preserve">Nguyên nhân phổ biến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B">
            <w:pPr>
              <w:spacing w:after="240" w:before="240" w:lineRule="auto"/>
              <w:jc w:val="center"/>
              <w:rPr/>
            </w:pPr>
            <w:r w:rsidDel="00000000" w:rsidR="00000000" w:rsidRPr="00000000">
              <w:rPr>
                <w:b w:val="1"/>
                <w:bCs w:val="1"/>
                <w:rtl w:val="0"/>
              </w:rPr>
              <w:t xml:space="preserve">Hành vi hệ thống Gapone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C">
            <w:pPr>
              <w:spacing w:after="240" w:before="240" w:lineRule="auto"/>
              <w:jc w:val="center"/>
              <w:rPr/>
            </w:pPr>
            <w:r w:rsidDel="00000000" w:rsidR="00000000" w:rsidRPr="00000000">
              <w:rPr>
                <w:b w:val="1"/>
                <w:bCs w:val="1"/>
                <w:rtl w:val="0"/>
              </w:rPr>
              <w:t xml:space="preserve">Hiển thị cho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D">
            <w:pPr>
              <w:spacing w:after="240" w:before="240" w:lineRule="auto"/>
              <w:jc w:val="center"/>
              <w:rPr/>
            </w:pPr>
            <w:r w:rsidDel="00000000" w:rsidR="00000000" w:rsidRPr="00000000">
              <w:rPr>
                <w:b w:val="1"/>
                <w:bCs w:val="1"/>
                <w:rtl w:val="0"/>
              </w:rPr>
              <w:t xml:space="preserve">Hành động đề xuất</w:t>
            </w:r>
            <w:r w:rsidDel="00000000" w:rsidR="00000000" w:rsidRPr="00000000">
              <w:rPr>
                <w:rtl w:val="0"/>
              </w:rPr>
            </w:r>
          </w:p>
        </w:tc>
      </w:tr>
      <w:tr>
        <w:trPr>
          <w:cantSplit w:val="0"/>
          <w:trHeight w:val="912.00000000004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E">
            <w:pPr>
              <w:spacing w:after="0" w:before="0" w:line="240" w:lineRule="auto"/>
              <w:ind w:left="141.73228346456693" w:firstLine="0"/>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F">
            <w:pPr>
              <w:spacing w:after="0" w:before="0" w:line="240" w:lineRule="auto"/>
              <w:ind w:left="141.73228346456693" w:firstLine="0"/>
              <w:rPr/>
            </w:pPr>
            <w:r w:rsidDel="00000000" w:rsidR="00000000" w:rsidRPr="00000000">
              <w:rPr>
                <w:rtl w:val="0"/>
              </w:rPr>
              <w:t xml:space="preserve">GAPIT_AUTH_001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0">
            <w:pPr>
              <w:spacing w:after="0" w:before="0" w:line="240" w:lineRule="auto"/>
              <w:ind w:left="141.73228346456693" w:firstLine="0"/>
              <w:rPr/>
            </w:pPr>
            <w:r w:rsidDel="00000000" w:rsidR="00000000" w:rsidRPr="00000000">
              <w:rPr>
                <w:rtl w:val="0"/>
              </w:rPr>
              <w:t xml:space="preserve">AI_AUTH_INVALID_KEY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1">
            <w:pPr>
              <w:spacing w:after="0" w:before="0" w:line="240" w:lineRule="auto"/>
              <w:ind w:left="141.73228346456693" w:firstLine="0"/>
              <w:rPr/>
            </w:pPr>
            <w:r w:rsidDel="00000000" w:rsidR="00000000" w:rsidRPr="00000000">
              <w:rPr>
                <w:rtl w:val="0"/>
              </w:rPr>
              <w:t xml:space="preserve">401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2">
            <w:pPr>
              <w:spacing w:after="0" w:before="0" w:line="240" w:lineRule="auto"/>
              <w:ind w:left="141.73228346456693" w:firstLine="0"/>
              <w:rPr/>
            </w:pPr>
            <w:r w:rsidDel="00000000" w:rsidR="00000000" w:rsidRPr="00000000">
              <w:rPr>
                <w:rtl w:val="0"/>
              </w:rPr>
              <w:t xml:space="preserve">API Key không hợp lệ</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3">
            <w:pPr>
              <w:spacing w:after="0" w:before="0" w:line="240" w:lineRule="auto"/>
              <w:ind w:left="141.73228346456693" w:firstLine="0"/>
              <w:rPr/>
            </w:pPr>
            <w:r w:rsidDel="00000000" w:rsidR="00000000" w:rsidRPr="00000000">
              <w:rPr>
                <w:rtl w:val="0"/>
              </w:rPr>
              <w:t xml:space="preserve">Key sai, typo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4">
            <w:pPr>
              <w:spacing w:after="0" w:before="0" w:line="240" w:lineRule="auto"/>
              <w:ind w:left="141.73228346456693" w:firstLine="0"/>
              <w:rPr/>
            </w:pPr>
            <w:r w:rsidDel="00000000" w:rsidR="00000000" w:rsidRPr="00000000">
              <w:rPr>
                <w:rtl w:val="0"/>
              </w:rPr>
              <w:t xml:space="preserve">Dừng xử lý request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5">
            <w:pPr>
              <w:spacing w:after="0" w:before="0" w:line="240" w:lineRule="auto"/>
              <w:ind w:left="141.73228346456693" w:firstLine="0"/>
              <w:rPr/>
            </w:pPr>
            <w:r w:rsidDel="00000000" w:rsidR="00000000" w:rsidRPr="00000000">
              <w:rPr>
                <w:rtl w:val="0"/>
              </w:rPr>
              <w:t xml:space="preserve">API Key không hợp lệ</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6">
            <w:pPr>
              <w:spacing w:after="0" w:before="0" w:line="240" w:lineRule="auto"/>
              <w:ind w:left="141.73228346456693" w:firstLine="0"/>
              <w:rPr/>
            </w:pPr>
            <w:r w:rsidDel="00000000" w:rsidR="00000000" w:rsidRPr="00000000">
              <w:rPr>
                <w:rtl w:val="0"/>
              </w:rPr>
              <w:t xml:space="preserve">Nhập lại API Key</w:t>
            </w:r>
          </w:p>
        </w:tc>
      </w:tr>
      <w:tr>
        <w:trPr>
          <w:cantSplit w:val="0"/>
          <w:trHeight w:val="804.00000000008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7">
            <w:pPr>
              <w:spacing w:after="0" w:before="0" w:line="240" w:lineRule="auto"/>
              <w:ind w:left="141.73228346456693" w:firstLine="0"/>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8">
            <w:pPr>
              <w:spacing w:after="0" w:before="0" w:line="240" w:lineRule="auto"/>
              <w:ind w:left="141.73228346456693" w:firstLine="0"/>
              <w:rPr/>
            </w:pPr>
            <w:r w:rsidDel="00000000" w:rsidR="00000000" w:rsidRPr="00000000">
              <w:rPr>
                <w:rtl w:val="0"/>
              </w:rPr>
              <w:t xml:space="preserve">GAPIT_AUTH_002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9">
            <w:pPr>
              <w:spacing w:after="0" w:before="0" w:line="240" w:lineRule="auto"/>
              <w:ind w:left="141.73228346456693" w:firstLine="0"/>
              <w:rPr/>
            </w:pPr>
            <w:r w:rsidDel="00000000" w:rsidR="00000000" w:rsidRPr="00000000">
              <w:rPr>
                <w:rtl w:val="0"/>
              </w:rPr>
              <w:t xml:space="preserve">AI_AUTH_KEY_EXPIRED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A">
            <w:pPr>
              <w:spacing w:after="0" w:before="0" w:line="240" w:lineRule="auto"/>
              <w:ind w:left="141.73228346456693" w:firstLine="0"/>
              <w:rPr/>
            </w:pPr>
            <w:r w:rsidDel="00000000" w:rsidR="00000000" w:rsidRPr="00000000">
              <w:rPr>
                <w:rtl w:val="0"/>
              </w:rPr>
              <w:t xml:space="preserve">401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B">
            <w:pPr>
              <w:spacing w:after="0" w:before="0" w:line="240" w:lineRule="auto"/>
              <w:ind w:left="141.73228346456693" w:firstLine="0"/>
              <w:rPr/>
            </w:pPr>
            <w:r w:rsidDel="00000000" w:rsidR="00000000" w:rsidRPr="00000000">
              <w:rPr>
                <w:rtl w:val="0"/>
              </w:rPr>
              <w:t xml:space="preserve">API Key hết hạn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C">
            <w:pPr>
              <w:spacing w:after="0" w:before="0" w:line="240" w:lineRule="auto"/>
              <w:ind w:left="141.73228346456693" w:firstLine="0"/>
              <w:rPr/>
            </w:pPr>
            <w:r w:rsidDel="00000000" w:rsidR="00000000" w:rsidRPr="00000000">
              <w:rPr>
                <w:rtl w:val="0"/>
              </w:rPr>
              <w:t xml:space="preserve">Key bị thu hồi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D">
            <w:pPr>
              <w:spacing w:after="0" w:before="0" w:line="240" w:lineRule="auto"/>
              <w:ind w:left="141.73228346456693" w:firstLine="0"/>
              <w:rPr/>
            </w:pPr>
            <w:r w:rsidDel="00000000" w:rsidR="00000000" w:rsidRPr="00000000">
              <w:rPr>
                <w:rtl w:val="0"/>
              </w:rPr>
              <w:t xml:space="preserve">Block AI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E">
            <w:pPr>
              <w:spacing w:after="0" w:before="0" w:line="240" w:lineRule="auto"/>
              <w:ind w:left="141.73228346456693" w:firstLine="0"/>
              <w:rPr/>
            </w:pPr>
            <w:r w:rsidDel="00000000" w:rsidR="00000000" w:rsidRPr="00000000">
              <w:rPr>
                <w:rtl w:val="0"/>
              </w:rPr>
              <w:t xml:space="preserve">API Key đã hết hạn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F">
            <w:pPr>
              <w:spacing w:after="0" w:before="0" w:line="240" w:lineRule="auto"/>
              <w:ind w:left="141.73228346456693" w:firstLine="0"/>
              <w:rPr/>
            </w:pPr>
            <w:r w:rsidDel="00000000" w:rsidR="00000000" w:rsidRPr="00000000">
              <w:rPr>
                <w:rtl w:val="0"/>
              </w:rPr>
              <w:t xml:space="preserve">Liên hệ CS GAPIT</w:t>
            </w:r>
          </w:p>
        </w:tc>
      </w:tr>
      <w:tr>
        <w:trPr>
          <w:cantSplit w:val="0"/>
          <w:trHeight w:val="696.0000000001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0">
            <w:pPr>
              <w:spacing w:after="0" w:before="0" w:line="240" w:lineRule="auto"/>
              <w:ind w:left="141.73228346456693" w:firstLine="0"/>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1">
            <w:pPr>
              <w:spacing w:after="0" w:before="0" w:line="240" w:lineRule="auto"/>
              <w:ind w:left="141.73228346456693" w:firstLine="0"/>
              <w:rPr/>
            </w:pPr>
            <w:r w:rsidDel="00000000" w:rsidR="00000000" w:rsidRPr="00000000">
              <w:rPr>
                <w:rtl w:val="0"/>
              </w:rPr>
              <w:t xml:space="preserve">GAPIT_AUTH_003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2">
            <w:pPr>
              <w:spacing w:after="0" w:before="0" w:line="240" w:lineRule="auto"/>
              <w:ind w:left="141.73228346456693" w:firstLine="0"/>
              <w:rPr/>
            </w:pPr>
            <w:r w:rsidDel="00000000" w:rsidR="00000000" w:rsidRPr="00000000">
              <w:rPr>
                <w:rtl w:val="0"/>
              </w:rPr>
              <w:t xml:space="preserve">AI_AUTH_KEY_DISABLED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3">
            <w:pPr>
              <w:spacing w:after="0" w:before="0" w:line="240" w:lineRule="auto"/>
              <w:ind w:left="141.73228346456693" w:firstLine="0"/>
              <w:rPr/>
            </w:pPr>
            <w:r w:rsidDel="00000000" w:rsidR="00000000" w:rsidRPr="00000000">
              <w:rPr>
                <w:rtl w:val="0"/>
              </w:rPr>
              <w:t xml:space="preserve">403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4">
            <w:pPr>
              <w:spacing w:after="0" w:before="0" w:line="240" w:lineRule="auto"/>
              <w:ind w:left="141.73228346456693" w:firstLine="0"/>
              <w:rPr/>
            </w:pPr>
            <w:r w:rsidDel="00000000" w:rsidR="00000000" w:rsidRPr="00000000">
              <w:rPr>
                <w:rtl w:val="0"/>
              </w:rPr>
              <w:t xml:space="preserve">API Key bị vô hiệu hóa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5">
            <w:pPr>
              <w:spacing w:after="0" w:before="0" w:line="240" w:lineRule="auto"/>
              <w:ind w:left="141.73228346456693" w:firstLine="0"/>
              <w:rPr/>
            </w:pPr>
            <w:r w:rsidDel="00000000" w:rsidR="00000000" w:rsidRPr="00000000">
              <w:rPr>
                <w:rtl w:val="0"/>
              </w:rPr>
              <w:t xml:space="preserve">Vi phạm điều khoản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6">
            <w:pPr>
              <w:spacing w:after="0" w:before="0" w:line="240" w:lineRule="auto"/>
              <w:ind w:left="141.73228346456693" w:firstLine="0"/>
              <w:rPr/>
            </w:pPr>
            <w:r w:rsidDel="00000000" w:rsidR="00000000" w:rsidRPr="00000000">
              <w:rPr>
                <w:rtl w:val="0"/>
              </w:rPr>
              <w:t xml:space="preserve">Block AI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7">
            <w:pPr>
              <w:spacing w:after="0" w:before="0" w:line="240" w:lineRule="auto"/>
              <w:ind w:left="141.73228346456693" w:firstLine="0"/>
              <w:rPr/>
            </w:pPr>
            <w:r w:rsidDel="00000000" w:rsidR="00000000" w:rsidRPr="00000000">
              <w:rPr>
                <w:rtl w:val="0"/>
              </w:rPr>
              <w:t xml:space="preserve">API Key bị khóa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8">
            <w:pPr>
              <w:spacing w:after="0" w:before="0" w:line="240" w:lineRule="auto"/>
              <w:ind w:left="141.73228346456693" w:firstLine="0"/>
              <w:rPr/>
            </w:pPr>
            <w:r w:rsidDel="00000000" w:rsidR="00000000" w:rsidRPr="00000000">
              <w:rPr>
                <w:rtl w:val="0"/>
              </w:rPr>
              <w:t xml:space="preserve">Liên hệ CS GAPIT</w:t>
            </w:r>
          </w:p>
        </w:tc>
      </w:tr>
      <w:tr>
        <w:trPr>
          <w:cantSplit w:val="0"/>
          <w:trHeight w:val="639.00000000008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9">
            <w:pPr>
              <w:spacing w:after="0" w:before="0" w:line="240" w:lineRule="auto"/>
              <w:ind w:left="141.73228346456693" w:firstLine="0"/>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A">
            <w:pPr>
              <w:spacing w:after="0" w:before="0" w:line="240" w:lineRule="auto"/>
              <w:ind w:left="141.73228346456693" w:firstLine="0"/>
              <w:rPr/>
            </w:pPr>
            <w:r w:rsidDel="00000000" w:rsidR="00000000" w:rsidRPr="00000000">
              <w:rPr>
                <w:rtl w:val="0"/>
              </w:rPr>
              <w:t xml:space="preserve">GAPIT_AUTHZ_001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B">
            <w:pPr>
              <w:spacing w:after="0" w:before="0" w:line="240" w:lineRule="auto"/>
              <w:ind w:left="141.73228346456693" w:firstLine="0"/>
              <w:rPr/>
            </w:pPr>
            <w:r w:rsidDel="00000000" w:rsidR="00000000" w:rsidRPr="00000000">
              <w:rPr>
                <w:rtl w:val="0"/>
              </w:rPr>
              <w:t xml:space="preserve">AI_AUTHZ_FORBIDDEN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C">
            <w:pPr>
              <w:spacing w:after="0" w:before="0" w:line="240" w:lineRule="auto"/>
              <w:ind w:left="141.73228346456693" w:firstLine="0"/>
              <w:rPr/>
            </w:pPr>
            <w:r w:rsidDel="00000000" w:rsidR="00000000" w:rsidRPr="00000000">
              <w:rPr>
                <w:rtl w:val="0"/>
              </w:rPr>
              <w:t xml:space="preserve">403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D">
            <w:pPr>
              <w:spacing w:after="0" w:before="0" w:line="240" w:lineRule="auto"/>
              <w:ind w:left="141.73228346456693" w:firstLine="0"/>
              <w:rPr/>
            </w:pPr>
            <w:r w:rsidDel="00000000" w:rsidR="00000000" w:rsidRPr="00000000">
              <w:rPr>
                <w:rtl w:val="0"/>
              </w:rPr>
              <w:t xml:space="preserve">Không đủ quyền truy cập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E">
            <w:pPr>
              <w:spacing w:after="0" w:before="0" w:line="240" w:lineRule="auto"/>
              <w:ind w:left="141.73228346456693" w:firstLine="0"/>
              <w:rPr/>
            </w:pPr>
            <w:r w:rsidDel="00000000" w:rsidR="00000000" w:rsidRPr="00000000">
              <w:rPr>
                <w:rtl w:val="0"/>
              </w:rPr>
              <w:t xml:space="preserve">Key không có quyền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7F">
            <w:pPr>
              <w:spacing w:after="0" w:before="0" w:line="240" w:lineRule="auto"/>
              <w:ind w:left="141.73228346456693" w:firstLine="0"/>
              <w:rPr/>
            </w:pPr>
            <w:r w:rsidDel="00000000" w:rsidR="00000000" w:rsidRPr="00000000">
              <w:rPr>
                <w:rtl w:val="0"/>
              </w:rPr>
              <w:t xml:space="preserve">Block AI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0">
            <w:pPr>
              <w:spacing w:after="0" w:before="0" w:line="240" w:lineRule="auto"/>
              <w:ind w:left="141.73228346456693" w:firstLine="0"/>
              <w:rPr/>
            </w:pPr>
            <w:r w:rsidDel="00000000" w:rsidR="00000000" w:rsidRPr="00000000">
              <w:rPr>
                <w:rtl w:val="0"/>
              </w:rPr>
              <w:t xml:space="preserve">Không có quyền sử dụng AI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1">
            <w:pPr>
              <w:spacing w:after="0" w:before="0" w:line="240" w:lineRule="auto"/>
              <w:ind w:left="141.73228346456693" w:firstLine="0"/>
              <w:rPr/>
            </w:pPr>
            <w:r w:rsidDel="00000000" w:rsidR="00000000" w:rsidRPr="00000000">
              <w:rPr>
                <w:rtl w:val="0"/>
              </w:rPr>
              <w:t xml:space="preserve">Kiểm tra phân quyền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2">
            <w:pPr>
              <w:spacing w:after="0" w:before="0" w:line="240" w:lineRule="auto"/>
              <w:ind w:left="141.73228346456693" w:firstLine="0"/>
              <w:rPr/>
            </w:pPr>
            <w:r w:rsidDel="00000000" w:rsidR="00000000" w:rsidRPr="00000000">
              <w:rPr>
                <w:rtl w:val="0"/>
              </w:rPr>
              <w:t xml:space="preserve">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3">
            <w:pPr>
              <w:spacing w:after="0" w:before="0" w:line="240" w:lineRule="auto"/>
              <w:ind w:left="141.73228346456693" w:firstLine="0"/>
              <w:rPr/>
            </w:pPr>
            <w:r w:rsidDel="00000000" w:rsidR="00000000" w:rsidRPr="00000000">
              <w:rPr>
                <w:rtl w:val="0"/>
              </w:rPr>
              <w:t xml:space="preserve">GAPIT_QUOTA_001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4">
            <w:pPr>
              <w:spacing w:after="0" w:before="0" w:line="240" w:lineRule="auto"/>
              <w:ind w:left="141.73228346456693" w:firstLine="0"/>
              <w:rPr/>
            </w:pPr>
            <w:r w:rsidDel="00000000" w:rsidR="00000000" w:rsidRPr="00000000">
              <w:rPr>
                <w:rtl w:val="0"/>
              </w:rPr>
              <w:t xml:space="preserve">AI_QUOTA_WARNING_80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5">
            <w:pPr>
              <w:spacing w:after="0" w:before="0" w:line="240" w:lineRule="auto"/>
              <w:ind w:left="141.73228346456693" w:firstLine="0"/>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6">
            <w:pPr>
              <w:spacing w:after="0" w:before="0" w:line="240" w:lineRule="auto"/>
              <w:ind w:left="141.73228346456693" w:firstLine="0"/>
              <w:rPr/>
            </w:pPr>
            <w:r w:rsidDel="00000000" w:rsidR="00000000" w:rsidRPr="00000000">
              <w:rPr>
                <w:rtl w:val="0"/>
              </w:rPr>
              <w:t xml:space="preserve">Quota đạt 80%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7">
            <w:pPr>
              <w:spacing w:after="0" w:before="0" w:line="240" w:lineRule="auto"/>
              <w:ind w:left="141.73228346456693" w:firstLine="0"/>
              <w:rPr/>
            </w:pPr>
            <w:r w:rsidDel="00000000" w:rsidR="00000000" w:rsidRPr="00000000">
              <w:rPr>
                <w:rtl w:val="0"/>
              </w:rPr>
              <w:t xml:space="preserve">Token usage cao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8">
            <w:pPr>
              <w:spacing w:after="0" w:before="0" w:line="240" w:lineRule="auto"/>
              <w:ind w:left="141.73228346456693" w:firstLine="0"/>
              <w:rPr/>
            </w:pPr>
            <w:r w:rsidDel="00000000" w:rsidR="00000000" w:rsidRPr="00000000">
              <w:rPr>
                <w:rtl w:val="0"/>
              </w:rPr>
              <w:t xml:space="preserve">Hiển thị cảnh báo nhẹ</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9">
            <w:pPr>
              <w:spacing w:after="0" w:before="0" w:line="240" w:lineRule="auto"/>
              <w:ind w:left="141.73228346456693" w:firstLine="0"/>
              <w:rPr/>
            </w:pPr>
            <w:r w:rsidDel="00000000" w:rsidR="00000000" w:rsidRPr="00000000">
              <w:rPr>
                <w:rtl w:val="0"/>
              </w:rPr>
              <w:t xml:space="preserve">Quota sắp hết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A">
            <w:pPr>
              <w:spacing w:after="0" w:before="0" w:line="240" w:lineRule="auto"/>
              <w:ind w:left="141.73228346456693" w:firstLine="0"/>
              <w:rPr/>
            </w:pPr>
            <w:r w:rsidDel="00000000" w:rsidR="00000000" w:rsidRPr="00000000">
              <w:rPr>
                <w:rtl w:val="0"/>
              </w:rPr>
              <w:t xml:space="preserve">Theo dõi usage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B">
            <w:pPr>
              <w:spacing w:after="0" w:before="0" w:line="240" w:lineRule="auto"/>
              <w:ind w:left="141.73228346456693" w:firstLine="0"/>
              <w:rPr/>
            </w:pPr>
            <w:r w:rsidDel="00000000" w:rsidR="00000000" w:rsidRPr="00000000">
              <w:rPr>
                <w:rtl w:val="0"/>
              </w:rPr>
              <w:t xml:space="preserve">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C">
            <w:pPr>
              <w:spacing w:after="0" w:before="0" w:line="240" w:lineRule="auto"/>
              <w:ind w:left="141.73228346456693" w:firstLine="0"/>
              <w:rPr/>
            </w:pPr>
            <w:r w:rsidDel="00000000" w:rsidR="00000000" w:rsidRPr="00000000">
              <w:rPr>
                <w:rtl w:val="0"/>
              </w:rPr>
              <w:t xml:space="preserve">GAPIT_QUOTA_002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D">
            <w:pPr>
              <w:spacing w:after="0" w:before="0" w:line="240" w:lineRule="auto"/>
              <w:ind w:left="141.73228346456693" w:firstLine="0"/>
              <w:rPr/>
            </w:pPr>
            <w:r w:rsidDel="00000000" w:rsidR="00000000" w:rsidRPr="00000000">
              <w:rPr>
                <w:rtl w:val="0"/>
              </w:rPr>
              <w:t xml:space="preserve">AI_QUOTA_WARNING_95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E">
            <w:pPr>
              <w:spacing w:after="0" w:before="0" w:line="240" w:lineRule="auto"/>
              <w:ind w:left="141.73228346456693" w:firstLine="0"/>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8F">
            <w:pPr>
              <w:spacing w:after="0" w:before="0" w:line="240" w:lineRule="auto"/>
              <w:ind w:left="141.73228346456693" w:firstLine="0"/>
              <w:rPr/>
            </w:pPr>
            <w:r w:rsidDel="00000000" w:rsidR="00000000" w:rsidRPr="00000000">
              <w:rPr>
                <w:rtl w:val="0"/>
              </w:rPr>
              <w:t xml:space="preserve">Quota đạt 95%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0">
            <w:pPr>
              <w:spacing w:after="0" w:before="0" w:line="240" w:lineRule="auto"/>
              <w:ind w:left="141.73228346456693" w:firstLine="0"/>
              <w:rPr/>
            </w:pPr>
            <w:r w:rsidDel="00000000" w:rsidR="00000000" w:rsidRPr="00000000">
              <w:rPr>
                <w:rtl w:val="0"/>
              </w:rPr>
              <w:t xml:space="preserve">Gần hết 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1">
            <w:pPr>
              <w:spacing w:after="0" w:before="0" w:line="240" w:lineRule="auto"/>
              <w:ind w:left="141.73228346456693" w:firstLine="0"/>
              <w:rPr/>
            </w:pPr>
            <w:r w:rsidDel="00000000" w:rsidR="00000000" w:rsidRPr="00000000">
              <w:rPr>
                <w:rtl w:val="0"/>
              </w:rPr>
              <w:t xml:space="preserve">Hiển thị cảnh báo mạnh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2">
            <w:pPr>
              <w:spacing w:after="0" w:before="0" w:line="240" w:lineRule="auto"/>
              <w:ind w:left="141.73228346456693" w:firstLine="0"/>
              <w:rPr/>
            </w:pPr>
            <w:r w:rsidDel="00000000" w:rsidR="00000000" w:rsidRPr="00000000">
              <w:rPr>
                <w:rtl w:val="0"/>
              </w:rPr>
              <w:t xml:space="preserve">Quota sắp hết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3">
            <w:pPr>
              <w:spacing w:after="0" w:before="0" w:line="240" w:lineRule="auto"/>
              <w:ind w:left="141.73228346456693" w:firstLine="0"/>
              <w:rPr/>
            </w:pPr>
            <w:r w:rsidDel="00000000" w:rsidR="00000000" w:rsidRPr="00000000">
              <w:rPr>
                <w:rtl w:val="0"/>
              </w:rPr>
              <w:t xml:space="preserve">Mua thêm quota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4">
            <w:pPr>
              <w:spacing w:after="0" w:before="0" w:line="240" w:lineRule="auto"/>
              <w:ind w:left="141.73228346456693" w:firstLine="0"/>
              <w:rPr/>
            </w:pPr>
            <w:r w:rsidDel="00000000" w:rsidR="00000000" w:rsidRPr="00000000">
              <w:rPr>
                <w:rtl w:val="0"/>
              </w:rPr>
              <w:t xml:space="preserve">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5">
            <w:pPr>
              <w:spacing w:after="0" w:before="0" w:line="240" w:lineRule="auto"/>
              <w:ind w:left="141.73228346456693" w:firstLine="0"/>
              <w:rPr/>
            </w:pPr>
            <w:r w:rsidDel="00000000" w:rsidR="00000000" w:rsidRPr="00000000">
              <w:rPr>
                <w:rtl w:val="0"/>
              </w:rPr>
              <w:t xml:space="preserve">GAPIT_QUOTA_003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6">
            <w:pPr>
              <w:spacing w:after="0" w:before="0" w:line="240" w:lineRule="auto"/>
              <w:ind w:left="141.73228346456693" w:firstLine="0"/>
              <w:rPr/>
            </w:pPr>
            <w:r w:rsidDel="00000000" w:rsidR="00000000" w:rsidRPr="00000000">
              <w:rPr>
                <w:rtl w:val="0"/>
              </w:rPr>
              <w:t xml:space="preserve">AI_QUOTA_EXCEEDED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7">
            <w:pPr>
              <w:spacing w:after="0" w:before="0" w:line="240" w:lineRule="auto"/>
              <w:ind w:left="141.73228346456693" w:firstLine="0"/>
              <w:rPr/>
            </w:pPr>
            <w:r w:rsidDel="00000000" w:rsidR="00000000" w:rsidRPr="00000000">
              <w:rPr>
                <w:rtl w:val="0"/>
              </w:rPr>
              <w:t xml:space="preserve">402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8">
            <w:pPr>
              <w:spacing w:after="0" w:before="0" w:line="240" w:lineRule="auto"/>
              <w:ind w:left="141.73228346456693" w:firstLine="0"/>
              <w:rPr/>
            </w:pPr>
            <w:r w:rsidDel="00000000" w:rsidR="00000000" w:rsidRPr="00000000">
              <w:rPr>
                <w:rtl w:val="0"/>
              </w:rPr>
              <w:t xml:space="preserve">Hết 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9">
            <w:pPr>
              <w:spacing w:after="0" w:before="0" w:line="240" w:lineRule="auto"/>
              <w:ind w:left="141.73228346456693" w:firstLine="0"/>
              <w:rPr/>
            </w:pPr>
            <w:r w:rsidDel="00000000" w:rsidR="00000000" w:rsidRPr="00000000">
              <w:rPr>
                <w:rtl w:val="0"/>
              </w:rPr>
              <w:t xml:space="preserve">Vượt giới hạn token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A">
            <w:pPr>
              <w:spacing w:after="0" w:before="0" w:line="240" w:lineRule="auto"/>
              <w:ind w:left="141.73228346456693" w:firstLine="0"/>
              <w:rPr/>
            </w:pPr>
            <w:r w:rsidDel="00000000" w:rsidR="00000000" w:rsidRPr="00000000">
              <w:rPr>
                <w:rtl w:val="0"/>
              </w:rPr>
              <w:t xml:space="preserve">Không gửi AI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B">
            <w:pPr>
              <w:spacing w:after="0" w:before="0" w:line="240" w:lineRule="auto"/>
              <w:ind w:left="141.73228346456693" w:firstLine="0"/>
              <w:rPr/>
            </w:pPr>
            <w:r w:rsidDel="00000000" w:rsidR="00000000" w:rsidRPr="00000000">
              <w:rPr>
                <w:rtl w:val="0"/>
              </w:rPr>
              <w:t xml:space="preserve">Đã hết 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C">
            <w:pPr>
              <w:spacing w:after="0" w:before="0" w:line="240" w:lineRule="auto"/>
              <w:ind w:left="141.73228346456693" w:firstLine="0"/>
              <w:rPr/>
            </w:pPr>
            <w:r w:rsidDel="00000000" w:rsidR="00000000" w:rsidRPr="00000000">
              <w:rPr>
                <w:rtl w:val="0"/>
              </w:rPr>
              <w:t xml:space="preserve">Human Takeover</w:t>
            </w:r>
          </w:p>
        </w:tc>
      </w:tr>
      <w:tr>
        <w:trPr>
          <w:cantSplit w:val="0"/>
          <w:trHeight w:val="803.99999999986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D">
            <w:pPr>
              <w:spacing w:after="0" w:before="0" w:line="240" w:lineRule="auto"/>
              <w:ind w:left="141.73228346456693" w:firstLine="0"/>
              <w:rPr/>
            </w:pPr>
            <w:r w:rsidDel="00000000" w:rsidR="00000000" w:rsidRPr="00000000">
              <w:rPr>
                <w:rtl w:val="0"/>
              </w:rPr>
              <w:t xml:space="preserve">RATE_LIMIT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E">
            <w:pPr>
              <w:spacing w:after="0" w:before="0" w:line="240" w:lineRule="auto"/>
              <w:ind w:left="141.73228346456693" w:firstLine="0"/>
              <w:rPr/>
            </w:pPr>
            <w:r w:rsidDel="00000000" w:rsidR="00000000" w:rsidRPr="00000000">
              <w:rPr>
                <w:rtl w:val="0"/>
              </w:rPr>
              <w:t xml:space="preserve">GAPIT_RATE_001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9F">
            <w:pPr>
              <w:spacing w:after="0" w:before="0" w:line="240" w:lineRule="auto"/>
              <w:ind w:left="141.73228346456693" w:firstLine="0"/>
              <w:rPr/>
            </w:pPr>
            <w:r w:rsidDel="00000000" w:rsidR="00000000" w:rsidRPr="00000000">
              <w:rPr>
                <w:rtl w:val="0"/>
              </w:rPr>
              <w:t xml:space="preserve">AI_RATE_LIMITED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0">
            <w:pPr>
              <w:spacing w:after="0" w:before="0" w:line="240" w:lineRule="auto"/>
              <w:ind w:left="141.73228346456693" w:firstLine="0"/>
              <w:rPr/>
            </w:pPr>
            <w:r w:rsidDel="00000000" w:rsidR="00000000" w:rsidRPr="00000000">
              <w:rPr>
                <w:rtl w:val="0"/>
              </w:rPr>
              <w:t xml:space="preserve">429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1">
            <w:pPr>
              <w:spacing w:after="0" w:before="0" w:line="240" w:lineRule="auto"/>
              <w:ind w:left="141.73228346456693" w:firstLine="0"/>
              <w:rPr/>
            </w:pPr>
            <w:r w:rsidDel="00000000" w:rsidR="00000000" w:rsidRPr="00000000">
              <w:rPr>
                <w:rtl w:val="0"/>
              </w:rPr>
              <w:t xml:space="preserve">Quá nhiều request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2">
            <w:pPr>
              <w:spacing w:after="0" w:before="0" w:line="240" w:lineRule="auto"/>
              <w:ind w:left="141.73228346456693" w:firstLine="0"/>
              <w:rPr/>
            </w:pPr>
            <w:r w:rsidDel="00000000" w:rsidR="00000000" w:rsidRPr="00000000">
              <w:rPr>
                <w:rtl w:val="0"/>
              </w:rPr>
              <w:t xml:space="preserve">Gửi request liên tục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3">
            <w:pPr>
              <w:spacing w:after="0" w:before="0" w:line="240" w:lineRule="auto"/>
              <w:ind w:left="141.73228346456693" w:firstLine="0"/>
              <w:rPr/>
            </w:pPr>
            <w:r w:rsidDel="00000000" w:rsidR="00000000" w:rsidRPr="00000000">
              <w:rPr>
                <w:rtl w:val="0"/>
              </w:rPr>
              <w:t xml:space="preserve">Retry có kiểm soát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4">
            <w:pPr>
              <w:spacing w:after="0" w:before="0" w:line="240" w:lineRule="auto"/>
              <w:ind w:left="141.73228346456693" w:firstLine="0"/>
              <w:rPr/>
            </w:pPr>
            <w:r w:rsidDel="00000000" w:rsidR="00000000" w:rsidRPr="00000000">
              <w:rPr>
                <w:rtl w:val="0"/>
              </w:rPr>
              <w:t xml:space="preserve">Hệ thống đang bận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5">
            <w:pPr>
              <w:spacing w:after="0" w:before="0" w:line="240" w:lineRule="auto"/>
              <w:ind w:left="141.73228346456693" w:firstLine="0"/>
              <w:rPr/>
            </w:pPr>
            <w:r w:rsidDel="00000000" w:rsidR="00000000" w:rsidRPr="00000000">
              <w:rPr>
                <w:rtl w:val="0"/>
              </w:rPr>
              <w:t xml:space="preserve">Thử lại sau</w:t>
            </w:r>
          </w:p>
        </w:tc>
      </w:tr>
      <w:tr>
        <w:trPr>
          <w:cantSplit w:val="0"/>
          <w:trHeight w:val="587.99999999995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6">
            <w:pPr>
              <w:spacing w:after="0" w:before="0" w:line="240" w:lineRule="auto"/>
              <w:ind w:left="141.73228346456693" w:firstLine="0"/>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7">
            <w:pPr>
              <w:spacing w:after="0" w:before="0" w:line="240" w:lineRule="auto"/>
              <w:ind w:left="141.73228346456693" w:firstLine="0"/>
              <w:rPr/>
            </w:pPr>
            <w:r w:rsidDel="00000000" w:rsidR="00000000" w:rsidRPr="00000000">
              <w:rPr>
                <w:rtl w:val="0"/>
              </w:rPr>
              <w:t xml:space="preserve">GAPIT_MODEL_001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8">
            <w:pPr>
              <w:spacing w:after="0" w:before="0" w:line="240" w:lineRule="auto"/>
              <w:ind w:left="141.73228346456693" w:firstLine="0"/>
              <w:rPr/>
            </w:pPr>
            <w:r w:rsidDel="00000000" w:rsidR="00000000" w:rsidRPr="00000000">
              <w:rPr>
                <w:rtl w:val="0"/>
              </w:rPr>
              <w:t xml:space="preserve">AI_MODEL_UNAVAILABLE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9">
            <w:pPr>
              <w:spacing w:after="0" w:before="0" w:line="240" w:lineRule="auto"/>
              <w:ind w:left="141.73228346456693" w:firstLine="0"/>
              <w:rPr/>
            </w:pPr>
            <w:r w:rsidDel="00000000" w:rsidR="00000000" w:rsidRPr="00000000">
              <w:rPr>
                <w:rtl w:val="0"/>
              </w:rPr>
              <w:t xml:space="preserve">503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A">
            <w:pPr>
              <w:spacing w:after="0" w:before="0" w:line="240" w:lineRule="auto"/>
              <w:ind w:left="141.73228346456693" w:firstLine="0"/>
              <w:rPr/>
            </w:pPr>
            <w:r w:rsidDel="00000000" w:rsidR="00000000" w:rsidRPr="00000000">
              <w:rPr>
                <w:rtl w:val="0"/>
              </w:rPr>
              <w:t xml:space="preserve">Model không khả dụng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B">
            <w:pPr>
              <w:spacing w:after="0" w:before="0" w:line="240" w:lineRule="auto"/>
              <w:ind w:left="141.73228346456693" w:firstLine="0"/>
              <w:rPr/>
            </w:pPr>
            <w:r w:rsidDel="00000000" w:rsidR="00000000" w:rsidRPr="00000000">
              <w:rPr>
                <w:rtl w:val="0"/>
              </w:rPr>
              <w:t xml:space="preserve">Model downtime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C">
            <w:pPr>
              <w:spacing w:after="0" w:before="0" w:line="240" w:lineRule="auto"/>
              <w:ind w:left="141.73228346456693" w:firstLine="0"/>
              <w:rPr/>
            </w:pPr>
            <w:r w:rsidDel="00000000" w:rsidR="00000000" w:rsidRPr="00000000">
              <w:rPr>
                <w:rtl w:val="0"/>
              </w:rPr>
              <w:t xml:space="preserve">Skip 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D">
            <w:pPr>
              <w:spacing w:after="0" w:before="0" w:line="240" w:lineRule="auto"/>
              <w:ind w:left="141.73228346456693" w:firstLine="0"/>
              <w:rPr/>
            </w:pPr>
            <w:r w:rsidDel="00000000" w:rsidR="00000000" w:rsidRPr="00000000">
              <w:rPr>
                <w:rtl w:val="0"/>
              </w:rPr>
              <w:t xml:space="preserve">Đang xử lý</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E">
            <w:pPr>
              <w:spacing w:after="0" w:before="0" w:line="240" w:lineRule="auto"/>
              <w:ind w:left="141.73228346456693" w:firstLine="0"/>
              <w:rPr/>
            </w:pPr>
            <w:r w:rsidDel="00000000" w:rsidR="00000000" w:rsidRPr="00000000">
              <w:rPr>
                <w:rtl w:val="0"/>
              </w:rPr>
              <w:t xml:space="preserve">Tự động đổi model</w:t>
            </w:r>
          </w:p>
        </w:tc>
      </w:tr>
      <w:tr>
        <w:trPr>
          <w:cantSplit w:val="0"/>
          <w:trHeight w:val="522.00000000004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AF">
            <w:pPr>
              <w:spacing w:after="0" w:before="0" w:line="240" w:lineRule="auto"/>
              <w:ind w:left="141.73228346456693" w:firstLine="0"/>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0">
            <w:pPr>
              <w:spacing w:after="0" w:before="0" w:line="240" w:lineRule="auto"/>
              <w:ind w:left="141.73228346456693" w:firstLine="0"/>
              <w:rPr/>
            </w:pPr>
            <w:r w:rsidDel="00000000" w:rsidR="00000000" w:rsidRPr="00000000">
              <w:rPr>
                <w:rtl w:val="0"/>
              </w:rPr>
              <w:t xml:space="preserve">GAPIT_MODEL_002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1">
            <w:pPr>
              <w:spacing w:after="0" w:before="0" w:line="240" w:lineRule="auto"/>
              <w:ind w:left="141.73228346456693" w:firstLine="0"/>
              <w:rPr/>
            </w:pPr>
            <w:r w:rsidDel="00000000" w:rsidR="00000000" w:rsidRPr="00000000">
              <w:rPr>
                <w:rtl w:val="0"/>
              </w:rPr>
              <w:t xml:space="preserve">AI_MODEL_NOT_FOUND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2">
            <w:pPr>
              <w:spacing w:after="0" w:before="0" w:line="240" w:lineRule="auto"/>
              <w:ind w:left="141.73228346456693" w:firstLine="0"/>
              <w:rPr/>
            </w:pPr>
            <w:r w:rsidDel="00000000" w:rsidR="00000000" w:rsidRPr="00000000">
              <w:rPr>
                <w:rtl w:val="0"/>
              </w:rPr>
              <w:t xml:space="preserve">404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3">
            <w:pPr>
              <w:spacing w:after="0" w:before="0" w:line="240" w:lineRule="auto"/>
              <w:ind w:left="141.73228346456693" w:firstLine="0"/>
              <w:rPr/>
            </w:pPr>
            <w:r w:rsidDel="00000000" w:rsidR="00000000" w:rsidRPr="00000000">
              <w:rPr>
                <w:rtl w:val="0"/>
              </w:rPr>
              <w:t xml:space="preserve">Model không tồn tại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4">
            <w:pPr>
              <w:spacing w:after="0" w:before="0" w:line="240" w:lineRule="auto"/>
              <w:ind w:left="141.73228346456693" w:firstLine="0"/>
              <w:rPr/>
            </w:pPr>
            <w:r w:rsidDel="00000000" w:rsidR="00000000" w:rsidRPr="00000000">
              <w:rPr>
                <w:rtl w:val="0"/>
              </w:rPr>
              <w:t xml:space="preserve">Model bị loại bỏ</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5">
            <w:pPr>
              <w:spacing w:after="0" w:before="0" w:line="240" w:lineRule="auto"/>
              <w:ind w:left="141.73228346456693" w:firstLine="0"/>
              <w:rPr/>
            </w:pPr>
            <w:r w:rsidDel="00000000" w:rsidR="00000000" w:rsidRPr="00000000">
              <w:rPr>
                <w:rtl w:val="0"/>
              </w:rPr>
              <w:t xml:space="preserve">Fallback 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6">
            <w:pPr>
              <w:spacing w:after="0" w:before="0" w:line="240" w:lineRule="auto"/>
              <w:ind w:left="141.73228346456693" w:firstLine="0"/>
              <w:rPr/>
            </w:pPr>
            <w:r w:rsidDel="00000000" w:rsidR="00000000" w:rsidRPr="00000000">
              <w:rPr>
                <w:rtl w:val="0"/>
              </w:rPr>
              <w:t xml:space="preserve">Đang xử lý</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7">
            <w:pPr>
              <w:spacing w:after="0" w:before="0" w:line="240" w:lineRule="auto"/>
              <w:ind w:left="141.73228346456693" w:firstLine="0"/>
              <w:rPr/>
            </w:pPr>
            <w:r w:rsidDel="00000000" w:rsidR="00000000" w:rsidRPr="00000000">
              <w:rPr>
                <w:rtl w:val="0"/>
              </w:rPr>
              <w:t xml:space="preserve">Cập nhật cấu hình</w:t>
            </w:r>
          </w:p>
        </w:tc>
      </w:tr>
      <w:tr>
        <w:trPr>
          <w:cantSplit w:val="0"/>
          <w:trHeight w:val="605.99999999991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8">
            <w:pPr>
              <w:spacing w:after="0" w:before="0" w:line="240" w:lineRule="auto"/>
              <w:ind w:left="141.73228346456693" w:firstLine="0"/>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9">
            <w:pPr>
              <w:spacing w:after="0" w:before="0" w:line="240" w:lineRule="auto"/>
              <w:ind w:left="141.73228346456693" w:firstLine="0"/>
              <w:rPr/>
            </w:pPr>
            <w:r w:rsidDel="00000000" w:rsidR="00000000" w:rsidRPr="00000000">
              <w:rPr>
                <w:rtl w:val="0"/>
              </w:rPr>
              <w:t xml:space="preserve">GAPIT_MODEL_003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A">
            <w:pPr>
              <w:spacing w:after="0" w:before="0" w:line="240" w:lineRule="auto"/>
              <w:ind w:left="141.73228346456693" w:firstLine="0"/>
              <w:rPr/>
            </w:pPr>
            <w:r w:rsidDel="00000000" w:rsidR="00000000" w:rsidRPr="00000000">
              <w:rPr>
                <w:rtl w:val="0"/>
              </w:rPr>
              <w:t xml:space="preserve">AI_MODEL_DEPRECATED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B">
            <w:pPr>
              <w:spacing w:after="0" w:before="0" w:line="240" w:lineRule="auto"/>
              <w:ind w:left="141.73228346456693" w:firstLine="0"/>
              <w:rPr/>
            </w:pPr>
            <w:r w:rsidDel="00000000" w:rsidR="00000000" w:rsidRPr="00000000">
              <w:rPr>
                <w:rtl w:val="0"/>
              </w:rPr>
              <w:t xml:space="preserve">410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C">
            <w:pPr>
              <w:spacing w:after="0" w:before="0" w:line="240" w:lineRule="auto"/>
              <w:ind w:left="141.73228346456693" w:firstLine="0"/>
              <w:rPr/>
            </w:pPr>
            <w:r w:rsidDel="00000000" w:rsidR="00000000" w:rsidRPr="00000000">
              <w:rPr>
                <w:rtl w:val="0"/>
              </w:rPr>
              <w:t xml:space="preserve">Model ngừng hỗ trợ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D">
            <w:pPr>
              <w:spacing w:after="0" w:before="0" w:line="240" w:lineRule="auto"/>
              <w:ind w:left="141.73228346456693" w:firstLine="0"/>
              <w:rPr/>
            </w:pPr>
            <w:r w:rsidDel="00000000" w:rsidR="00000000" w:rsidRPr="00000000">
              <w:rPr>
                <w:rtl w:val="0"/>
              </w:rPr>
              <w:t xml:space="preserve">Model end-of-life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E">
            <w:pPr>
              <w:spacing w:after="0" w:before="0" w:line="240" w:lineRule="auto"/>
              <w:ind w:left="141.73228346456693" w:firstLine="0"/>
              <w:rPr/>
            </w:pPr>
            <w:r w:rsidDel="00000000" w:rsidR="00000000" w:rsidRPr="00000000">
              <w:rPr>
                <w:rtl w:val="0"/>
              </w:rPr>
              <w:t xml:space="preserve">Fallback 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BF">
            <w:pPr>
              <w:spacing w:after="0" w:before="0" w:line="240" w:lineRule="auto"/>
              <w:ind w:left="141.73228346456693" w:firstLine="0"/>
              <w:rPr/>
            </w:pPr>
            <w:r w:rsidDel="00000000" w:rsidR="00000000" w:rsidRPr="00000000">
              <w:rPr>
                <w:rtl w:val="0"/>
              </w:rPr>
              <w:t xml:space="preserve">Đang xử lý</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0">
            <w:pPr>
              <w:spacing w:after="0" w:before="0" w:line="240" w:lineRule="auto"/>
              <w:ind w:left="141.73228346456693" w:firstLine="0"/>
              <w:rPr/>
            </w:pPr>
            <w:r w:rsidDel="00000000" w:rsidR="00000000" w:rsidRPr="00000000">
              <w:rPr>
                <w:rtl w:val="0"/>
              </w:rPr>
              <w:t xml:space="preserve">Thay thế model</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1">
            <w:pPr>
              <w:spacing w:after="0" w:before="0" w:line="240" w:lineRule="auto"/>
              <w:ind w:left="141.73228346456693" w:firstLine="0"/>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2">
            <w:pPr>
              <w:spacing w:after="0" w:before="0" w:line="240" w:lineRule="auto"/>
              <w:ind w:left="141.73228346456693" w:firstLine="0"/>
              <w:rPr/>
            </w:pPr>
            <w:r w:rsidDel="00000000" w:rsidR="00000000" w:rsidRPr="00000000">
              <w:rPr>
                <w:rtl w:val="0"/>
              </w:rPr>
              <w:t xml:space="preserve">GAPIT_PROVIDER_001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3">
            <w:pPr>
              <w:spacing w:after="0" w:before="0" w:line="240" w:lineRule="auto"/>
              <w:ind w:left="141.73228346456693" w:firstLine="0"/>
              <w:rPr/>
            </w:pPr>
            <w:r w:rsidDel="00000000" w:rsidR="00000000" w:rsidRPr="00000000">
              <w:rPr>
                <w:rtl w:val="0"/>
              </w:rPr>
              <w:t xml:space="preserve">AI_PROVIDER_TIMEOUT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4">
            <w:pPr>
              <w:spacing w:after="0" w:before="0" w:line="240" w:lineRule="auto"/>
              <w:ind w:left="141.73228346456693" w:firstLine="0"/>
              <w:rPr/>
            </w:pPr>
            <w:r w:rsidDel="00000000" w:rsidR="00000000" w:rsidRPr="00000000">
              <w:rPr>
                <w:rtl w:val="0"/>
              </w:rPr>
              <w:t xml:space="preserve">504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5">
            <w:pPr>
              <w:spacing w:after="0" w:before="0" w:line="240" w:lineRule="auto"/>
              <w:ind w:left="141.73228346456693" w:firstLine="0"/>
              <w:rPr/>
            </w:pPr>
            <w:r w:rsidDel="00000000" w:rsidR="00000000" w:rsidRPr="00000000">
              <w:rPr>
                <w:rtl w:val="0"/>
              </w:rPr>
              <w:t xml:space="preserve">Provider timeout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6">
            <w:pPr>
              <w:spacing w:after="0" w:before="0" w:line="240" w:lineRule="auto"/>
              <w:ind w:left="141.73228346456693" w:firstLine="0"/>
              <w:rPr/>
            </w:pPr>
            <w:r w:rsidDel="00000000" w:rsidR="00000000" w:rsidRPr="00000000">
              <w:rPr>
                <w:rtl w:val="0"/>
              </w:rPr>
              <w:t xml:space="preserve">Provider phản hồi chậm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7">
            <w:pPr>
              <w:spacing w:after="0" w:before="0" w:line="240" w:lineRule="auto"/>
              <w:ind w:left="141.73228346456693" w:firstLine="0"/>
              <w:rPr/>
            </w:pPr>
            <w:r w:rsidDel="00000000" w:rsidR="00000000" w:rsidRPr="00000000">
              <w:rPr>
                <w:rtl w:val="0"/>
              </w:rPr>
              <w:t xml:space="preserve">Retry / fallback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8">
            <w:pPr>
              <w:spacing w:after="0" w:before="0" w:line="240" w:lineRule="auto"/>
              <w:ind w:left="141.73228346456693" w:firstLine="0"/>
              <w:rPr/>
            </w:pPr>
            <w:r w:rsidDel="00000000" w:rsidR="00000000" w:rsidRPr="00000000">
              <w:rPr>
                <w:rtl w:val="0"/>
              </w:rPr>
              <w:t xml:space="preserve">Hệ thống đang bận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9">
            <w:pPr>
              <w:spacing w:after="0" w:before="0" w:line="240" w:lineRule="auto"/>
              <w:ind w:left="141.73228346456693" w:firstLine="0"/>
              <w:rPr/>
            </w:pPr>
            <w:r w:rsidDel="00000000" w:rsidR="00000000" w:rsidRPr="00000000">
              <w:rPr>
                <w:rtl w:val="0"/>
              </w:rPr>
              <w:t xml:space="preserve">Thử lại</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A">
            <w:pPr>
              <w:spacing w:after="0" w:before="0" w:line="240" w:lineRule="auto"/>
              <w:ind w:left="141.73228346456693" w:firstLine="0"/>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B">
            <w:pPr>
              <w:spacing w:after="0" w:before="0" w:line="240" w:lineRule="auto"/>
              <w:ind w:left="141.73228346456693" w:firstLine="0"/>
              <w:rPr/>
            </w:pPr>
            <w:r w:rsidDel="00000000" w:rsidR="00000000" w:rsidRPr="00000000">
              <w:rPr>
                <w:rtl w:val="0"/>
              </w:rPr>
              <w:t xml:space="preserve">GAPIT_PROVIDER_002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C">
            <w:pPr>
              <w:spacing w:after="0" w:before="0" w:line="240" w:lineRule="auto"/>
              <w:ind w:left="141.73228346456693" w:firstLine="0"/>
              <w:rPr/>
            </w:pPr>
            <w:r w:rsidDel="00000000" w:rsidR="00000000" w:rsidRPr="00000000">
              <w:rPr>
                <w:rtl w:val="0"/>
              </w:rPr>
              <w:t xml:space="preserve">AI_PROVIDER_ERROR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D">
            <w:pPr>
              <w:spacing w:after="0" w:before="0" w:line="240" w:lineRule="auto"/>
              <w:ind w:left="141.73228346456693" w:firstLine="0"/>
              <w:rPr/>
            </w:pPr>
            <w:r w:rsidDel="00000000" w:rsidR="00000000" w:rsidRPr="00000000">
              <w:rPr>
                <w:rtl w:val="0"/>
              </w:rPr>
              <w:t xml:space="preserve">502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E">
            <w:pPr>
              <w:spacing w:after="0" w:before="0" w:line="240" w:lineRule="auto"/>
              <w:ind w:left="141.73228346456693" w:firstLine="0"/>
              <w:rPr/>
            </w:pPr>
            <w:r w:rsidDel="00000000" w:rsidR="00000000" w:rsidRPr="00000000">
              <w:rPr>
                <w:rtl w:val="0"/>
              </w:rPr>
              <w:t xml:space="preserve">Lỗi từ provider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F">
            <w:pPr>
              <w:spacing w:after="0" w:before="0" w:line="240" w:lineRule="auto"/>
              <w:ind w:left="141.73228346456693" w:firstLine="0"/>
              <w:rPr/>
            </w:pPr>
            <w:r w:rsidDel="00000000" w:rsidR="00000000" w:rsidRPr="00000000">
              <w:rPr>
                <w:rtl w:val="0"/>
              </w:rPr>
              <w:t xml:space="preserve">Lỗi nội bộ provider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0">
            <w:pPr>
              <w:spacing w:after="0" w:before="0" w:line="240" w:lineRule="auto"/>
              <w:ind w:left="141.73228346456693" w:firstLine="0"/>
              <w:rPr/>
            </w:pPr>
            <w:r w:rsidDel="00000000" w:rsidR="00000000" w:rsidRPr="00000000">
              <w:rPr>
                <w:rtl w:val="0"/>
              </w:rPr>
              <w:t xml:space="preserve">Retry có kiểm soát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1">
            <w:pPr>
              <w:spacing w:after="0" w:before="0" w:line="240" w:lineRule="auto"/>
              <w:ind w:left="141.73228346456693" w:firstLine="0"/>
              <w:rPr/>
            </w:pPr>
            <w:r w:rsidDel="00000000" w:rsidR="00000000" w:rsidRPr="00000000">
              <w:rPr>
                <w:rtl w:val="0"/>
              </w:rPr>
              <w:t xml:space="preserve">Hệ thống đang bận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2">
            <w:pPr>
              <w:spacing w:after="0" w:before="0" w:line="240" w:lineRule="auto"/>
              <w:ind w:left="141.73228346456693" w:firstLine="0"/>
              <w:rPr/>
            </w:pPr>
            <w:r w:rsidDel="00000000" w:rsidR="00000000" w:rsidRPr="00000000">
              <w:rPr>
                <w:rtl w:val="0"/>
              </w:rPr>
              <w:t xml:space="preserve">Thử lại</w:t>
            </w:r>
          </w:p>
        </w:tc>
      </w:tr>
      <w:tr>
        <w:trPr>
          <w:cantSplit w:val="0"/>
          <w:trHeight w:val="842.93554687486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3">
            <w:pPr>
              <w:spacing w:after="0" w:before="0" w:line="240" w:lineRule="auto"/>
              <w:ind w:left="141.73228346456693" w:firstLine="0"/>
              <w:rPr/>
            </w:pPr>
            <w:r w:rsidDel="00000000" w:rsidR="00000000" w:rsidRPr="00000000">
              <w:rPr>
                <w:rtl w:val="0"/>
              </w:rPr>
              <w:t xml:space="preserve">NETWORK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4">
            <w:pPr>
              <w:spacing w:after="0" w:before="0" w:line="240" w:lineRule="auto"/>
              <w:ind w:left="141.73228346456693" w:firstLine="0"/>
              <w:rPr/>
            </w:pPr>
            <w:r w:rsidDel="00000000" w:rsidR="00000000" w:rsidRPr="00000000">
              <w:rPr>
                <w:rtl w:val="0"/>
              </w:rPr>
              <w:t xml:space="preserve">GAPIT_NET_001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5">
            <w:pPr>
              <w:spacing w:after="0" w:before="0" w:line="240" w:lineRule="auto"/>
              <w:ind w:left="141.73228346456693" w:firstLine="0"/>
              <w:rPr/>
            </w:pPr>
            <w:r w:rsidDel="00000000" w:rsidR="00000000" w:rsidRPr="00000000">
              <w:rPr>
                <w:rtl w:val="0"/>
              </w:rPr>
              <w:t xml:space="preserve">AI_NETWORK_ERROR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6">
            <w:pPr>
              <w:spacing w:after="0" w:before="0" w:line="240" w:lineRule="auto"/>
              <w:ind w:left="141.73228346456693" w:firstLine="0"/>
              <w:rPr/>
            </w:pPr>
            <w:r w:rsidDel="00000000" w:rsidR="00000000" w:rsidRPr="00000000">
              <w:rPr>
                <w:rtl w:val="0"/>
              </w:rPr>
              <w:t xml:space="preserve">503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7">
            <w:pPr>
              <w:spacing w:after="0" w:before="0" w:line="240" w:lineRule="auto"/>
              <w:ind w:left="141.73228346456693" w:firstLine="0"/>
              <w:rPr/>
            </w:pPr>
            <w:r w:rsidDel="00000000" w:rsidR="00000000" w:rsidRPr="00000000">
              <w:rPr>
                <w:rtl w:val="0"/>
              </w:rPr>
              <w:t xml:space="preserve">Lỗi mạng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8">
            <w:pPr>
              <w:spacing w:after="0" w:before="0" w:line="240" w:lineRule="auto"/>
              <w:ind w:left="141.73228346456693" w:firstLine="0"/>
              <w:rPr/>
            </w:pPr>
            <w:r w:rsidDel="00000000" w:rsidR="00000000" w:rsidRPr="00000000">
              <w:rPr>
                <w:rtl w:val="0"/>
              </w:rPr>
              <w:t xml:space="preserve">Mất kết nối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9">
            <w:pPr>
              <w:spacing w:after="0" w:before="0" w:line="240" w:lineRule="auto"/>
              <w:ind w:left="141.73228346456693" w:firstLine="0"/>
              <w:rPr/>
            </w:pPr>
            <w:r w:rsidDel="00000000" w:rsidR="00000000" w:rsidRPr="00000000">
              <w:rPr>
                <w:rtl w:val="0"/>
              </w:rPr>
              <w:t xml:space="preserve">Retry theo policy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A">
            <w:pPr>
              <w:spacing w:after="0" w:before="0" w:line="240" w:lineRule="auto"/>
              <w:ind w:left="141.73228346456693" w:firstLine="0"/>
              <w:rPr/>
            </w:pPr>
            <w:r w:rsidDel="00000000" w:rsidR="00000000" w:rsidRPr="00000000">
              <w:rPr>
                <w:rtl w:val="0"/>
              </w:rPr>
              <w:t xml:space="preserve">Mất kết nối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B">
            <w:pPr>
              <w:spacing w:after="0" w:before="0" w:line="240" w:lineRule="auto"/>
              <w:ind w:left="141.73228346456693" w:firstLine="0"/>
              <w:rPr/>
            </w:pPr>
            <w:r w:rsidDel="00000000" w:rsidR="00000000" w:rsidRPr="00000000">
              <w:rPr>
                <w:rtl w:val="0"/>
              </w:rPr>
              <w:t xml:space="preserve">Kiểm tra mạng</w:t>
            </w:r>
          </w:p>
        </w:tc>
      </w:tr>
      <w:tr>
        <w:trPr>
          <w:cantSplit w:val="0"/>
          <w:trHeight w:val="782.93554687508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C">
            <w:pPr>
              <w:spacing w:after="0" w:before="0" w:line="240" w:lineRule="auto"/>
              <w:ind w:left="141.73228346456693" w:firstLine="0"/>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D">
            <w:pPr>
              <w:spacing w:after="0" w:before="0" w:line="240" w:lineRule="auto"/>
              <w:ind w:left="141.73228346456693" w:firstLine="0"/>
              <w:rPr/>
            </w:pPr>
            <w:r w:rsidDel="00000000" w:rsidR="00000000" w:rsidRPr="00000000">
              <w:rPr>
                <w:rtl w:val="0"/>
              </w:rPr>
              <w:t xml:space="preserve">GAPIT_DATA_001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E">
            <w:pPr>
              <w:spacing w:after="0" w:before="0" w:line="240" w:lineRule="auto"/>
              <w:ind w:left="141.73228346456693" w:firstLine="0"/>
              <w:rPr/>
            </w:pPr>
            <w:r w:rsidDel="00000000" w:rsidR="00000000" w:rsidRPr="00000000">
              <w:rPr>
                <w:rtl w:val="0"/>
              </w:rPr>
              <w:t xml:space="preserve">AI_INVALID_REQUEST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F">
            <w:pPr>
              <w:spacing w:after="0" w:before="0" w:line="240" w:lineRule="auto"/>
              <w:ind w:left="141.73228346456693" w:firstLine="0"/>
              <w:rPr/>
            </w:pPr>
            <w:r w:rsidDel="00000000" w:rsidR="00000000" w:rsidRPr="00000000">
              <w:rPr>
                <w:rtl w:val="0"/>
              </w:rPr>
              <w:t xml:space="preserve">400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0">
            <w:pPr>
              <w:spacing w:after="0" w:before="0" w:line="240" w:lineRule="auto"/>
              <w:ind w:left="141.73228346456693" w:firstLine="0"/>
              <w:rPr/>
            </w:pPr>
            <w:r w:rsidDel="00000000" w:rsidR="00000000" w:rsidRPr="00000000">
              <w:rPr>
                <w:rtl w:val="0"/>
              </w:rPr>
              <w:t xml:space="preserve">Request không hợp lệ</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1">
            <w:pPr>
              <w:spacing w:after="0" w:before="0" w:line="240" w:lineRule="auto"/>
              <w:ind w:left="141.73228346456693" w:firstLine="0"/>
              <w:rPr/>
            </w:pPr>
            <w:r w:rsidDel="00000000" w:rsidR="00000000" w:rsidRPr="00000000">
              <w:rPr>
                <w:rtl w:val="0"/>
              </w:rPr>
              <w:t xml:space="preserve">Payload sai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2">
            <w:pPr>
              <w:spacing w:after="0" w:before="0" w:line="240" w:lineRule="auto"/>
              <w:ind w:left="141.73228346456693" w:firstLine="0"/>
              <w:rPr/>
            </w:pPr>
            <w:r w:rsidDel="00000000" w:rsidR="00000000" w:rsidRPr="00000000">
              <w:rPr>
                <w:rtl w:val="0"/>
              </w:rPr>
              <w:t xml:space="preserve">Dừng xử lý</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3">
            <w:pPr>
              <w:spacing w:after="0" w:before="0" w:line="240" w:lineRule="auto"/>
              <w:ind w:left="141.73228346456693" w:firstLine="0"/>
              <w:rPr/>
            </w:pPr>
            <w:r w:rsidDel="00000000" w:rsidR="00000000" w:rsidRPr="00000000">
              <w:rPr>
                <w:rtl w:val="0"/>
              </w:rPr>
              <w:t xml:space="preserve">Dữ liệu không hợp lệ</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4">
            <w:pPr>
              <w:spacing w:after="0" w:before="0" w:line="240" w:lineRule="auto"/>
              <w:ind w:left="141.73228346456693" w:firstLine="0"/>
              <w:rPr/>
            </w:pPr>
            <w:r w:rsidDel="00000000" w:rsidR="00000000" w:rsidRPr="00000000">
              <w:rPr>
                <w:rtl w:val="0"/>
              </w:rPr>
              <w:t xml:space="preserve">Kiểm tra input</w:t>
            </w:r>
          </w:p>
        </w:tc>
      </w:tr>
      <w:tr>
        <w:trPr>
          <w:cantSplit w:val="0"/>
          <w:trHeight w:val="1092.00000000004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5">
            <w:pPr>
              <w:spacing w:after="0" w:before="0" w:line="240" w:lineRule="auto"/>
              <w:ind w:left="141.73228346456693" w:firstLine="0"/>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6">
            <w:pPr>
              <w:spacing w:after="0" w:before="0" w:line="240" w:lineRule="auto"/>
              <w:ind w:left="141.73228346456693" w:firstLine="0"/>
              <w:rPr/>
            </w:pPr>
            <w:r w:rsidDel="00000000" w:rsidR="00000000" w:rsidRPr="00000000">
              <w:rPr>
                <w:rtl w:val="0"/>
              </w:rPr>
              <w:t xml:space="preserve">GAPIT_DATA_002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7">
            <w:pPr>
              <w:spacing w:after="0" w:before="0" w:line="240" w:lineRule="auto"/>
              <w:ind w:left="141.73228346456693" w:firstLine="0"/>
              <w:rPr/>
            </w:pPr>
            <w:r w:rsidDel="00000000" w:rsidR="00000000" w:rsidRPr="00000000">
              <w:rPr>
                <w:rtl w:val="0"/>
              </w:rPr>
              <w:t xml:space="preserve">AI_CONTEXT_TOO_LARGE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8">
            <w:pPr>
              <w:spacing w:after="0" w:before="0" w:line="240" w:lineRule="auto"/>
              <w:ind w:left="141.73228346456693" w:firstLine="0"/>
              <w:rPr/>
            </w:pPr>
            <w:r w:rsidDel="00000000" w:rsidR="00000000" w:rsidRPr="00000000">
              <w:rPr>
                <w:rtl w:val="0"/>
              </w:rPr>
              <w:t xml:space="preserve">413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9">
            <w:pPr>
              <w:spacing w:after="0" w:before="0" w:line="240" w:lineRule="auto"/>
              <w:ind w:left="141.73228346456693" w:firstLine="0"/>
              <w:rPr/>
            </w:pPr>
            <w:r w:rsidDel="00000000" w:rsidR="00000000" w:rsidRPr="00000000">
              <w:rPr>
                <w:rtl w:val="0"/>
              </w:rPr>
              <w:t xml:space="preserve">Context quá lớn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A">
            <w:pPr>
              <w:spacing w:after="0" w:before="0" w:line="240" w:lineRule="auto"/>
              <w:ind w:left="141.73228346456693" w:firstLine="0"/>
              <w:rPr/>
            </w:pPr>
            <w:r w:rsidDel="00000000" w:rsidR="00000000" w:rsidRPr="00000000">
              <w:rPr>
                <w:rtl w:val="0"/>
              </w:rPr>
              <w:t xml:space="preserve">Quá nhiều token input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B">
            <w:pPr>
              <w:spacing w:after="0" w:before="0" w:line="240" w:lineRule="auto"/>
              <w:ind w:left="141.73228346456693" w:firstLine="0"/>
              <w:rPr/>
            </w:pPr>
            <w:r w:rsidDel="00000000" w:rsidR="00000000" w:rsidRPr="00000000">
              <w:rPr>
                <w:rtl w:val="0"/>
              </w:rPr>
              <w:t xml:space="preserve">Block request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C">
            <w:pPr>
              <w:spacing w:after="0" w:before="0" w:line="240" w:lineRule="auto"/>
              <w:ind w:left="141.73228346456693" w:firstLine="0"/>
              <w:rPr/>
            </w:pPr>
            <w:r w:rsidDel="00000000" w:rsidR="00000000" w:rsidRPr="00000000">
              <w:rPr>
                <w:rtl w:val="0"/>
              </w:rPr>
              <w:t xml:space="preserve">Nội dung quá dài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D">
            <w:pPr>
              <w:spacing w:after="0" w:before="0" w:line="240" w:lineRule="auto"/>
              <w:ind w:left="141.73228346456693" w:firstLine="0"/>
              <w:rPr/>
            </w:pPr>
            <w:r w:rsidDel="00000000" w:rsidR="00000000" w:rsidRPr="00000000">
              <w:rPr>
                <w:rtl w:val="0"/>
              </w:rPr>
              <w:t xml:space="preserve">Rút gọn nội dung</w:t>
            </w:r>
          </w:p>
        </w:tc>
      </w:tr>
      <w:tr>
        <w:trPr>
          <w:cantSplit w:val="0"/>
          <w:trHeight w:val="1092.00000000004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E">
            <w:pPr>
              <w:spacing w:after="0" w:before="0" w:line="240" w:lineRule="auto"/>
              <w:ind w:left="141.73228346456693" w:firstLine="0"/>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F">
            <w:pPr>
              <w:spacing w:after="0" w:before="0" w:line="240" w:lineRule="auto"/>
              <w:ind w:left="141.73228346456693" w:firstLine="0"/>
              <w:rPr/>
            </w:pPr>
            <w:r w:rsidDel="00000000" w:rsidR="00000000" w:rsidRPr="00000000">
              <w:rPr>
                <w:rtl w:val="0"/>
              </w:rPr>
              <w:t xml:space="preserve">GAPIT_SYS_001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0">
            <w:pPr>
              <w:spacing w:after="0" w:before="0" w:line="240" w:lineRule="auto"/>
              <w:ind w:left="141.73228346456693" w:firstLine="0"/>
              <w:rPr/>
            </w:pPr>
            <w:r w:rsidDel="00000000" w:rsidR="00000000" w:rsidRPr="00000000">
              <w:rPr>
                <w:rtl w:val="0"/>
              </w:rPr>
              <w:t xml:space="preserve">AI_SYSTEM_ERROR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1">
            <w:pPr>
              <w:spacing w:after="0" w:before="0" w:line="240" w:lineRule="auto"/>
              <w:ind w:left="141.73228346456693" w:firstLine="0"/>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2">
            <w:pPr>
              <w:spacing w:after="0" w:before="0" w:line="240" w:lineRule="auto"/>
              <w:ind w:left="141.73228346456693" w:firstLine="0"/>
              <w:rPr/>
            </w:pPr>
            <w:r w:rsidDel="00000000" w:rsidR="00000000" w:rsidRPr="00000000">
              <w:rPr>
                <w:rtl w:val="0"/>
              </w:rPr>
              <w:t xml:space="preserve">Lỗi hệ thống GAPIT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3">
            <w:pPr>
              <w:spacing w:after="0" w:before="0" w:line="240" w:lineRule="auto"/>
              <w:ind w:left="141.73228346456693" w:firstLine="0"/>
              <w:rPr/>
            </w:pPr>
            <w:r w:rsidDel="00000000" w:rsidR="00000000" w:rsidRPr="00000000">
              <w:rPr>
                <w:rtl w:val="0"/>
              </w:rPr>
              <w:t xml:space="preserve">Lỗi nội bộ</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4">
            <w:pPr>
              <w:spacing w:after="0" w:before="0" w:line="240" w:lineRule="auto"/>
              <w:ind w:left="141.73228346456693" w:firstLine="0"/>
              <w:rPr/>
            </w:pPr>
            <w:r w:rsidDel="00000000" w:rsidR="00000000" w:rsidRPr="00000000">
              <w:rPr>
                <w:rtl w:val="0"/>
              </w:rPr>
              <w:t xml:space="preserve">Dừng xử lý</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5">
            <w:pPr>
              <w:spacing w:after="0" w:before="0" w:line="240" w:lineRule="auto"/>
              <w:ind w:left="141.73228346456693" w:firstLine="0"/>
              <w:rPr/>
            </w:pPr>
            <w:r w:rsidDel="00000000" w:rsidR="00000000" w:rsidRPr="00000000">
              <w:rPr>
                <w:rtl w:val="0"/>
              </w:rPr>
              <w:t xml:space="preserve">Hệ thống gặp sự cố</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6">
            <w:pPr>
              <w:spacing w:after="0" w:before="0" w:line="240" w:lineRule="auto"/>
              <w:ind w:left="141.73228346456693" w:firstLine="0"/>
              <w:rPr/>
            </w:pPr>
            <w:r w:rsidDel="00000000" w:rsidR="00000000" w:rsidRPr="00000000">
              <w:rPr>
                <w:rtl w:val="0"/>
              </w:rPr>
              <w:t xml:space="preserve">Liên hệ CS GAPIT</w:t>
            </w:r>
          </w:p>
        </w:tc>
      </w:tr>
      <w:tr>
        <w:trPr>
          <w:cantSplit w:val="0"/>
          <w:trHeight w:val="881.850585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7">
            <w:pPr>
              <w:spacing w:after="240" w:before="240"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8">
            <w:pPr>
              <w:spacing w:after="240" w:before="240" w:lineRule="auto"/>
              <w:rPr/>
            </w:pPr>
            <w:r w:rsidDel="00000000" w:rsidR="00000000" w:rsidRPr="00000000">
              <w:rPr>
                <w:rtl w:val="0"/>
              </w:rPr>
              <w:t xml:space="preserve">GAPIT_SYS_002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9">
            <w:pPr>
              <w:spacing w:after="240" w:before="240" w:lineRule="auto"/>
              <w:rPr/>
            </w:pPr>
            <w:r w:rsidDel="00000000" w:rsidR="00000000" w:rsidRPr="00000000">
              <w:rPr>
                <w:rtl w:val="0"/>
              </w:rPr>
              <w:t xml:space="preserve">AI_MAINTENANCE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A">
            <w:pPr>
              <w:spacing w:after="240" w:before="240" w:lineRule="auto"/>
              <w:rPr/>
            </w:pPr>
            <w:r w:rsidDel="00000000" w:rsidR="00000000" w:rsidRPr="00000000">
              <w:rPr>
                <w:rtl w:val="0"/>
              </w:rPr>
              <w:t xml:space="preserve">503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B">
            <w:pPr>
              <w:spacing w:after="240" w:before="240" w:lineRule="auto"/>
              <w:rPr/>
            </w:pPr>
            <w:r w:rsidDel="00000000" w:rsidR="00000000" w:rsidRPr="00000000">
              <w:rPr>
                <w:rtl w:val="0"/>
              </w:rPr>
              <w:t xml:space="preserve">Đang bảo trì</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C">
            <w:pPr>
              <w:spacing w:after="240" w:before="240" w:lineRule="auto"/>
              <w:rPr/>
            </w:pPr>
            <w:r w:rsidDel="00000000" w:rsidR="00000000" w:rsidRPr="00000000">
              <w:rPr>
                <w:rtl w:val="0"/>
              </w:rPr>
              <w:t xml:space="preserve">Maintenance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D">
            <w:pPr>
              <w:spacing w:after="240" w:before="240" w:lineRule="auto"/>
              <w:rPr/>
            </w:pPr>
            <w:r w:rsidDel="00000000" w:rsidR="00000000" w:rsidRPr="00000000">
              <w:rPr>
                <w:rtl w:val="0"/>
              </w:rPr>
              <w:t xml:space="preserve">Block tạm thời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E">
            <w:pPr>
              <w:spacing w:after="240" w:before="240" w:lineRule="auto"/>
              <w:rPr/>
            </w:pPr>
            <w:r w:rsidDel="00000000" w:rsidR="00000000" w:rsidRPr="00000000">
              <w:rPr>
                <w:rtl w:val="0"/>
              </w:rPr>
              <w:t xml:space="preserve">Đang bảo trì</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F">
            <w:pPr>
              <w:spacing w:after="240" w:before="240" w:lineRule="auto"/>
              <w:rPr/>
            </w:pPr>
            <w:r w:rsidDel="00000000" w:rsidR="00000000" w:rsidRPr="00000000">
              <w:rPr>
                <w:rtl w:val="0"/>
              </w:rPr>
              <w:t xml:space="preserve">Thử lại sau</w:t>
            </w:r>
          </w:p>
        </w:tc>
      </w:tr>
    </w:tbl>
    <w:p w:rsidR="00000000" w:rsidDel="00000000" w:rsidP="00000000" w:rsidRDefault="00000000" w:rsidRPr="00000000" w14:paraId="00000900">
      <w:pPr>
        <w:pStyle w:val="Heading4"/>
        <w:keepNext w:val="0"/>
        <w:keepLines w:val="0"/>
        <w:spacing w:after="80" w:lineRule="auto"/>
        <w:rPr/>
      </w:pPr>
      <w:bookmarkStart w:colFirst="0" w:colLast="0" w:name="_9gyp2djsug3a" w:id="76"/>
      <w:bookmarkEnd w:id="76"/>
      <w:r w:rsidDel="00000000" w:rsidR="00000000" w:rsidRPr="00000000">
        <w:rPr>
          <w:rtl w:val="0"/>
        </w:rPr>
      </w:r>
    </w:p>
    <w:p w:rsidR="00000000" w:rsidDel="00000000" w:rsidP="00000000" w:rsidRDefault="00000000" w:rsidRPr="00000000" w14:paraId="00000901">
      <w:pPr>
        <w:pStyle w:val="Heading4"/>
        <w:keepNext w:val="0"/>
        <w:keepLines w:val="0"/>
        <w:spacing w:after="80" w:lineRule="auto"/>
        <w:rPr/>
      </w:pPr>
      <w:bookmarkStart w:colFirst="0" w:colLast="0" w:name="_eozzchotcdov" w:id="77"/>
      <w:bookmarkEnd w:id="77"/>
      <w:r w:rsidDel="00000000" w:rsidR="00000000" w:rsidRPr="00000000">
        <w:rPr>
          <w:rtl w:val="0"/>
        </w:rPr>
        <w:t xml:space="preserve">8.7.4. Ghi chú triển khai</w:t>
      </w:r>
    </w:p>
    <w:p w:rsidR="00000000" w:rsidDel="00000000" w:rsidP="00000000" w:rsidRDefault="00000000" w:rsidRPr="00000000" w14:paraId="00000902">
      <w:pPr>
        <w:numPr>
          <w:ilvl w:val="0"/>
          <w:numId w:val="7"/>
        </w:numPr>
        <w:spacing w:after="0" w:afterAutospacing="0" w:before="240" w:lineRule="auto"/>
        <w:ind w:left="720" w:hanging="360"/>
      </w:pPr>
      <w:r w:rsidDel="00000000" w:rsidR="00000000" w:rsidRPr="00000000">
        <w:rPr>
          <w:rtl w:val="0"/>
        </w:rPr>
        <w:t xml:space="preserve">Frontend chỉ nên hiển thị </w:t>
      </w:r>
      <w:r w:rsidDel="00000000" w:rsidR="00000000" w:rsidRPr="00000000">
        <w:rPr>
          <w:b w:val="1"/>
          <w:bCs w:val="1"/>
          <w:rtl w:val="0"/>
        </w:rPr>
        <w:t xml:space="preserve">cột “Hiển thị cho người dùng”</w:t>
      </w:r>
    </w:p>
    <w:p w:rsidR="00000000" w:rsidDel="00000000" w:rsidP="00000000" w:rsidRDefault="00000000" w:rsidRPr="00000000" w14:paraId="00000903">
      <w:pPr>
        <w:numPr>
          <w:ilvl w:val="0"/>
          <w:numId w:val="7"/>
        </w:numPr>
        <w:spacing w:after="0" w:afterAutospacing="0" w:before="0" w:beforeAutospacing="0" w:lineRule="auto"/>
        <w:ind w:left="720" w:hanging="360"/>
      </w:pPr>
      <w:r w:rsidDel="00000000" w:rsidR="00000000" w:rsidRPr="00000000">
        <w:rPr>
          <w:rtl w:val="0"/>
        </w:rPr>
        <w:t xml:space="preserve">Backend sử dụng </w:t>
      </w:r>
      <w:r w:rsidDel="00000000" w:rsidR="00000000" w:rsidRPr="00000000">
        <w:rPr>
          <w:b w:val="1"/>
          <w:bCs w:val="1"/>
          <w:rtl w:val="0"/>
        </w:rPr>
        <w:t xml:space="preserve">Mã lỗi GAPIT + HTTP Code</w:t>
      </w:r>
      <w:r w:rsidDel="00000000" w:rsidR="00000000" w:rsidRPr="00000000">
        <w:rPr>
          <w:rtl w:val="0"/>
        </w:rPr>
        <w:t xml:space="preserve"> để quyết định retry / fallback</w:t>
      </w:r>
    </w:p>
    <w:p w:rsidR="00000000" w:rsidDel="00000000" w:rsidP="00000000" w:rsidRDefault="00000000" w:rsidRPr="00000000" w14:paraId="00000904">
      <w:pPr>
        <w:numPr>
          <w:ilvl w:val="0"/>
          <w:numId w:val="7"/>
        </w:numPr>
        <w:spacing w:after="0" w:afterAutospacing="0" w:before="0" w:beforeAutospacing="0" w:lineRule="auto"/>
        <w:ind w:left="720" w:hanging="360"/>
      </w:pPr>
      <w:r w:rsidDel="00000000" w:rsidR="00000000" w:rsidRPr="00000000">
        <w:rPr>
          <w:rtl w:val="0"/>
        </w:rPr>
        <w:t xml:space="preserve">Log nội bộ phải lưu đầy đủ:</w:t>
      </w:r>
    </w:p>
    <w:p w:rsidR="00000000" w:rsidDel="00000000" w:rsidP="00000000" w:rsidRDefault="00000000" w:rsidRPr="00000000" w14:paraId="00000905">
      <w:pPr>
        <w:numPr>
          <w:ilvl w:val="1"/>
          <w:numId w:val="7"/>
        </w:numPr>
        <w:spacing w:after="0" w:afterAutospacing="0" w:before="0" w:beforeAutospacing="0" w:lineRule="auto"/>
        <w:ind w:left="1440" w:hanging="360"/>
      </w:pPr>
      <w:r w:rsidDel="00000000" w:rsidR="00000000" w:rsidRPr="00000000">
        <w:rPr>
          <w:rtl w:val="0"/>
        </w:rPr>
        <w:t xml:space="preserve">GAPIT Error Code</w:t>
      </w:r>
    </w:p>
    <w:p w:rsidR="00000000" w:rsidDel="00000000" w:rsidP="00000000" w:rsidRDefault="00000000" w:rsidRPr="00000000" w14:paraId="00000906">
      <w:pPr>
        <w:numPr>
          <w:ilvl w:val="1"/>
          <w:numId w:val="7"/>
        </w:numPr>
        <w:spacing w:after="0" w:afterAutospacing="0" w:before="0" w:beforeAutospacing="0" w:lineRule="auto"/>
        <w:ind w:left="1440" w:hanging="360"/>
      </w:pPr>
      <w:r w:rsidDel="00000000" w:rsidR="00000000" w:rsidRPr="00000000">
        <w:rPr>
          <w:rtl w:val="0"/>
        </w:rPr>
        <w:t xml:space="preserve">Provider gốc (nếu có)</w:t>
      </w:r>
    </w:p>
    <w:p w:rsidR="00000000" w:rsidDel="00000000" w:rsidP="00000000" w:rsidRDefault="00000000" w:rsidRPr="00000000" w14:paraId="00000907">
      <w:pPr>
        <w:numPr>
          <w:ilvl w:val="1"/>
          <w:numId w:val="7"/>
        </w:numPr>
        <w:spacing w:after="240" w:before="0" w:beforeAutospacing="0" w:lineRule="auto"/>
        <w:ind w:left="1440" w:hanging="360"/>
      </w:pPr>
      <w:r w:rsidDel="00000000" w:rsidR="00000000" w:rsidRPr="00000000">
        <w:rPr>
          <w:rtl w:val="0"/>
        </w:rPr>
        <w:t xml:space="preserve">Model AI được gán</w:t>
      </w:r>
    </w:p>
    <w:p w:rsidR="00000000" w:rsidDel="00000000" w:rsidP="00000000" w:rsidRDefault="00000000" w:rsidRPr="00000000" w14:paraId="00000908">
      <w:pPr>
        <w:keepNext w:val="0"/>
        <w:keepLines w:val="0"/>
        <w:spacing w:after="80" w:lineRule="auto"/>
        <w:rPr>
          <w:b w:val="1"/>
          <w:bCs w:val="1"/>
        </w:rPr>
      </w:pPr>
      <w:r w:rsidDel="00000000" w:rsidR="00000000" w:rsidRPr="00000000">
        <w:rPr>
          <w:b w:val="1"/>
          <w:bCs w:val="1"/>
          <w:rtl w:val="0"/>
        </w:rPr>
        <w:t xml:space="preserve">Khả năng mở rộng</w:t>
      </w:r>
    </w:p>
    <w:p w:rsidR="00000000" w:rsidDel="00000000" w:rsidP="00000000" w:rsidRDefault="00000000" w:rsidRPr="00000000" w14:paraId="00000909">
      <w:pPr>
        <w:numPr>
          <w:ilvl w:val="0"/>
          <w:numId w:val="8"/>
        </w:numPr>
        <w:spacing w:after="0" w:afterAutospacing="0" w:before="240" w:lineRule="auto"/>
        <w:ind w:left="720" w:hanging="360"/>
      </w:pPr>
      <w:r w:rsidDel="00000000" w:rsidR="00000000" w:rsidRPr="00000000">
        <w:rPr>
          <w:rtl w:val="0"/>
        </w:rPr>
        <w:t xml:space="preserve">Bảng mã lỗi cho phép mở rộng thêm AI Provider mới mà không cần thay đổi Gapone</w:t>
      </w:r>
    </w:p>
    <w:p w:rsidR="00000000" w:rsidDel="00000000" w:rsidP="00000000" w:rsidRDefault="00000000" w:rsidRPr="00000000" w14:paraId="0000090A">
      <w:pPr>
        <w:numPr>
          <w:ilvl w:val="0"/>
          <w:numId w:val="8"/>
        </w:numPr>
        <w:spacing w:after="240" w:before="0" w:beforeAutospacing="0" w:lineRule="auto"/>
        <w:ind w:left="720" w:hanging="360"/>
      </w:pPr>
      <w:r w:rsidDel="00000000" w:rsidR="00000000" w:rsidRPr="00000000">
        <w:rPr>
          <w:rtl w:val="0"/>
        </w:rPr>
        <w:t xml:space="preserve">Có thể tích hợp thêm SLA / Severity cho từng mã lỗi trong tương lai</w:t>
      </w:r>
    </w:p>
    <w:p w:rsidR="00000000" w:rsidDel="00000000" w:rsidP="00000000" w:rsidRDefault="00000000" w:rsidRPr="00000000" w14:paraId="0000090B">
      <w:pPr>
        <w:pStyle w:val="Heading3"/>
        <w:rPr/>
      </w:pPr>
      <w:bookmarkStart w:colFirst="0" w:colLast="0" w:name="_h4o8bzhny879" w:id="78"/>
      <w:bookmarkEnd w:id="78"/>
      <w:r w:rsidDel="00000000" w:rsidR="00000000" w:rsidRPr="00000000">
        <w:rPr>
          <w:rtl w:val="0"/>
        </w:rPr>
        <w:t xml:space="preserve">8.8. Usecase</w:t>
      </w:r>
    </w:p>
    <w:p w:rsidR="00000000" w:rsidDel="00000000" w:rsidP="00000000" w:rsidRDefault="00000000" w:rsidRPr="00000000" w14:paraId="0000090C">
      <w:pPr>
        <w:rPr/>
      </w:pPr>
      <w:r w:rsidDel="00000000" w:rsidR="00000000" w:rsidRPr="00000000">
        <w:rPr>
          <w:rtl w:val="0"/>
        </w:rPr>
      </w:r>
    </w:p>
    <w:tbl>
      <w:tblPr>
        <w:tblStyle w:val="Table38"/>
        <w:tblW w:w="10800.0" w:type="dxa"/>
        <w:jc w:val="left"/>
        <w:tblInd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245"/>
        <w:gridCol w:w="1095"/>
        <w:gridCol w:w="1635"/>
        <w:gridCol w:w="1140"/>
        <w:gridCol w:w="1560"/>
        <w:gridCol w:w="2655"/>
        <w:tblGridChange w:id="0">
          <w:tblGrid>
            <w:gridCol w:w="1470"/>
            <w:gridCol w:w="1245"/>
            <w:gridCol w:w="1095"/>
            <w:gridCol w:w="1635"/>
            <w:gridCol w:w="1140"/>
            <w:gridCol w:w="1560"/>
            <w:gridCol w:w="2655"/>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D">
            <w:pPr>
              <w:jc w:val="cente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E">
            <w:pPr>
              <w:jc w:val="center"/>
              <w:rPr/>
            </w:pPr>
            <w:r w:rsidDel="00000000" w:rsidR="00000000" w:rsidRPr="00000000">
              <w:rPr>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F">
            <w:pPr>
              <w:jc w:val="center"/>
              <w:rPr/>
            </w:pPr>
            <w:r w:rsidDel="00000000" w:rsidR="00000000" w:rsidRPr="00000000">
              <w:rPr>
                <w:b w:val="1"/>
                <w:bCs w:val="1"/>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0">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1">
            <w:pPr>
              <w:jc w:val="center"/>
              <w:rPr/>
            </w:pPr>
            <w:r w:rsidDel="00000000" w:rsidR="00000000" w:rsidRPr="00000000">
              <w:rPr>
                <w:b w:val="1"/>
                <w:bCs w:val="1"/>
                <w:rtl w:val="0"/>
              </w:rPr>
              <w:t xml:space="preserve">Điều kiện đầu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2">
            <w:pPr>
              <w:jc w:val="center"/>
              <w:rPr/>
            </w:pPr>
            <w:r w:rsidDel="00000000" w:rsidR="00000000" w:rsidRPr="00000000">
              <w:rPr>
                <w:b w:val="1"/>
                <w:bCs w:val="1"/>
                <w:rtl w:val="0"/>
              </w:rPr>
              <w:t xml:space="preserve">Kết quả mong muốn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3">
            <w:pPr>
              <w:jc w:val="center"/>
              <w:rPr/>
            </w:pPr>
            <w:r w:rsidDel="00000000" w:rsidR="00000000" w:rsidRPr="00000000">
              <w:rPr>
                <w:b w:val="1"/>
                <w:bCs w:val="1"/>
                <w:rtl w:val="0"/>
              </w:rPr>
              <w:t xml:space="preserve">Flow</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UC-08-01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Cấu hình AI với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Admin / User có quyền cấu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Cho phép người dùng cấu hình AI Provider là GAPIT và nhập GAPIT API Key để sử dụng AI thông qua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 Người dùng đã đăng nhập- Có quyền truy cập Thiết lập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 Cấu hình AI thành công với Provider = GAPIT- API Key hợp lệ được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Người dùng chọn GAPIT → nhập API key → Gapone xác thực với GAPIT → lưu cấu hình</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UC-08-02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Gửi message AI thông qua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Người dùng cuối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Xử lý message AI của người dùng thông qua GAPIT và nhận phản hồi từ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 AI đã cấu hình GAPIT- API key còn hiệu lực- Quota còn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 Phản hồi AI hiển thị cho người dùng- Token usage được ghi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User gửi message → Gapone gửi GAPIT → GAPIT chọn model (round-robin) → gọi AI gốc → trả response</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UC-08-03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Phân phối model AI tự động (Round-robin)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Hệ thống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Tự động phân công model AI cho từng request/hội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 GAPIT có danh sách model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 Model được phân công cân bằng- Không phụ thuộc 1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GAPIT nhận request → chọn model theo round-robin → gán model cho conversation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UC-08-04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Ghi nhận token usage &amp;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Hệ thống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Ghi nhận và trả metadata token usage cho Gapone phục vụ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 Request AI được xử lý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 Token input/output được lưu- Dữ liệu sẵn sàng cho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Sau khi có response AI → GAPIT ghi token → trả metadata cho Gapone</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UC-08-05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Cảnh báo quota 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Admin /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Cảnh báo người dùng khi quota sử dụng AI đạt ngưỡng 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 Quota đạt ≥ 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 Hiển thị cảnh báo quota- Hiển thị CTA mua thêm &amp; Human Takeover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GAPIT phát hiện ngưỡng → gửi trạng thái → Gapone hiển thị cảnh báo</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UC-08-06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Đề xuất mua thêm quota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Admin /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Định hướng người dùng mua thêm quota khi sắp hết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 Đang ở trạng thái cảnh báo quota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 Người dùng được dẫn tới luồng mua thêm quota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User nhấn “Mua thêm quota” → điều hướng theo cấu hình</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UC-08-07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Human Takeover khi quota gần hết/hết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Admin /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Chuyển người dùng sang CS GAPIT để hỗ trợ khi quota không đủ</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 Quota gần hết hoặc đã hết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 Người dùng được kết nối CS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User nhấn Human Takeover → chuyển sang CS GAPIT</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UC-08-08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Xử lý lỗi xác thực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Xử lý trường hợp GAPIT API Key không hợp lệ hoặc hết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 API key sai / hết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 Hiển thị lỗi rõ ràng- Không gửi request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Gapone gửi request → GAPIT trả lỗi → Gapone hiển thị lỗi</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UC-08-09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Xử lý model AI không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Hệ thống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Bỏ qua model lỗi và chuyển sang model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 Một model AI không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 Request vẫn được xử lý nếu còn model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GAPIT detect lỗi → skip model → chọn model tiếp theo</w:t>
            </w:r>
          </w:p>
        </w:tc>
      </w:tr>
    </w:tbl>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uong Nguyen" w:id="0" w:date="2025-10-23T04:09:56Z">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sau</w:t>
      </w:r>
    </w:p>
  </w:comment>
  <w:comment w:author="Phuong Nguyen" w:id="10" w:date="2026-01-26T11:35:36Z">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Chung consider với việc expose logical model. Không nhận biết user hoặc license tức là từ chiều của AI provider sẽ ko quan tâm license cuối và user là ai, nhận tín hiệu từ gapit và trả về gapit</w:t>
      </w:r>
    </w:p>
  </w:comment>
  <w:comment w:author="Phuong Nguyen" w:id="1" w:date="2025-09-23T03:00:21Z">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không lưu thì phải thêm một flow gửi những thông tin yêu cầu (thông tin thiết lập) này qua middleware hoặc đóng gói yêu cầu và gửi tới trang chủ AI để thử nghiệm.</w:t>
      </w:r>
    </w:p>
  </w:comment>
  <w:comment w:author="Phuong Nguyen" w:id="2" w:date="2025-09-23T03:00:21Z">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không lưu thì phải thêm một flow gửi những thông tin yêu cầu (thông tin thiết lập) này qua middleware hoặc đóng gói yêu cầu và gửi tới trang chủ AI để thử nghiệm.</w:t>
      </w:r>
    </w:p>
  </w:comment>
  <w:comment w:author="Phuong Nguyen" w:id="7" w:date="2025-10-09T08:05:52Z">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Thảo luận lại</w:t>
      </w:r>
    </w:p>
  </w:comment>
  <w:comment w:author="Huỳnh Xuân" w:id="6" w:date="2025-11-06T07:02:21Z">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check trùng code</w:t>
      </w:r>
    </w:p>
  </w:comment>
  <w:comment w:author="Phuong Nguyen" w:id="8" w:date="2026-01-26T10:18:13Z">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Cho thấy model gốc hay không.</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Ưu: User biết thông tin model</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Nhược: Nếu đằng nào user cũng đã ko đc lựa chọn model thì nên ẩn đi để tránh những rủi ro và vấn đề phát sinh sau này</w:t>
      </w:r>
    </w:p>
  </w:comment>
  <w:comment w:author="Mai Nguyen" w:id="9" w:date="2026-02-11T06:39:50Z">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ẩn đi góc độ người dùng nhé</w:t>
      </w:r>
    </w:p>
  </w:comment>
  <w:comment w:author="Phuong Nguyen" w:id="5" w:date="2025-10-09T08:29:30Z">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task: Bổ sung bảng listing các model</w:t>
      </w:r>
    </w:p>
  </w:comment>
  <w:comment w:author="Phuong Nguyen" w:id="3" w:date="2025-10-09T08:28:28Z">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Droplist chọn model</w:t>
      </w:r>
    </w:p>
  </w:comment>
  <w:comment w:author="Phuong Nguyen" w:id="4" w:date="2025-10-09T08:28:28Z">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Droplist chọn model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76" w:lineRule="auto"/>
      <w:jc w:val="center"/>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Pr>
    <w:rPr>
      <w:b w:val="1"/>
      <w:bCs w:val="1"/>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before="240" w:line="276" w:lineRule="auto"/>
      <w:jc w:val="center"/>
    </w:pPr>
    <w:rPr>
      <w:b w:val="1"/>
      <w:bCs w:val="1"/>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gapit.com.vn/mobile-marketing/messaging-platform/?utm_source=chatgpt.com" TargetMode="External"/><Relationship Id="rId21" Type="http://schemas.openxmlformats.org/officeDocument/2006/relationships/image" Target="media/image2.png"/><Relationship Id="rId24" Type="http://schemas.openxmlformats.org/officeDocument/2006/relationships/hyperlink" Target="https://gapit.com.vn/mobile-marketing/messaging-platform/?utm_source=chatgpt.com" TargetMode="External"/><Relationship Id="rId23" Type="http://schemas.openxmlformats.org/officeDocument/2006/relationships/hyperlink" Target="https://hubspot.gapit.com.vn/vi/?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jira.gapit.com.vn/browse/CON-350" TargetMode="External"/><Relationship Id="rId26" Type="http://schemas.openxmlformats.org/officeDocument/2006/relationships/image" Target="media/image1.png"/><Relationship Id="rId25" Type="http://schemas.openxmlformats.org/officeDocument/2006/relationships/hyperlink" Target="https://hubspot.gapit.com.vn/vi/?utm_source=chatgpt.com" TargetMode="External"/><Relationship Id="rId28" Type="http://schemas.openxmlformats.org/officeDocument/2006/relationships/image" Target="media/image14.png"/><Relationship Id="rId27"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hyperlink" Target="https://jira.gapit.com.vn/browse/CON-348" TargetMode="External"/><Relationship Id="rId8" Type="http://schemas.openxmlformats.org/officeDocument/2006/relationships/hyperlink" Target="https://jira.gapit.com.vn/browse/CON-349" TargetMode="External"/><Relationship Id="rId31" Type="http://schemas.openxmlformats.org/officeDocument/2006/relationships/image" Target="media/image5.png"/><Relationship Id="rId30" Type="http://schemas.openxmlformats.org/officeDocument/2006/relationships/image" Target="media/image15.png"/><Relationship Id="rId11" Type="http://schemas.openxmlformats.org/officeDocument/2006/relationships/hyperlink" Target="https://jira.gapit.com.vn/browse/CON-350" TargetMode="External"/><Relationship Id="rId33" Type="http://schemas.openxmlformats.org/officeDocument/2006/relationships/hyperlink" Target="http://c3.ai" TargetMode="External"/><Relationship Id="rId10" Type="http://schemas.openxmlformats.org/officeDocument/2006/relationships/hyperlink" Target="https://jira.gapit.com.vn/browse/CON-350" TargetMode="External"/><Relationship Id="rId32" Type="http://schemas.openxmlformats.org/officeDocument/2006/relationships/image" Target="media/image4.png"/><Relationship Id="rId13" Type="http://schemas.openxmlformats.org/officeDocument/2006/relationships/hyperlink" Target="https://docs.google.com/spreadsheets/d/1x5_yFEyh9E7-VfOu_d-VR3QMc4cE9qP5vljzyizoMX8/edit?gid=1291298335#gid=1291298335" TargetMode="External"/><Relationship Id="rId35" Type="http://schemas.openxmlformats.org/officeDocument/2006/relationships/hyperlink" Target="https://drive.google.com/file/d/1ofr-XEPIQWFAnNFXZMjQ0p231bxJg8Qb/view?usp=drive_link" TargetMode="External"/><Relationship Id="rId12" Type="http://schemas.openxmlformats.org/officeDocument/2006/relationships/hyperlink" Target="https://www.figma.com/design/eEWoNfcc3ImjxG9Q1Ikjqy/GO-Conversation-wireframe?node-id=2050-414&amp;p=f&amp;t=LnoqmBrOO1dWFl41-0" TargetMode="External"/><Relationship Id="rId34"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7.png"/><Relationship Id="rId36"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3.png"/><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